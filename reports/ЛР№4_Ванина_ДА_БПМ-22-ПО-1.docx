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8CAB1" w14:textId="77777777" w:rsidR="00811449" w:rsidRPr="00233788" w:rsidRDefault="00811449" w:rsidP="00233788">
      <w:pPr>
        <w:pBdr>
          <w:bottom w:val="single" w:sz="4" w:space="1" w:color="auto"/>
        </w:pBdr>
        <w:shd w:val="clear" w:color="auto" w:fill="FFFFFF"/>
        <w:spacing w:after="0" w:line="264" w:lineRule="auto"/>
        <w:jc w:val="center"/>
        <w:rPr>
          <w:rFonts w:eastAsia="Times New Roman" w:cs="Times New Roman"/>
          <w:b/>
          <w:spacing w:val="240"/>
          <w:sz w:val="32"/>
          <w:szCs w:val="32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33788">
        <w:rPr>
          <w:rFonts w:eastAsia="Times New Roman" w:cs="Times New Roman"/>
          <w:b/>
          <w:spacing w:val="240"/>
          <w:sz w:val="32"/>
          <w:szCs w:val="32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НИТУ «МИС</w:t>
      </w:r>
      <w:r>
        <w:rPr>
          <w:rFonts w:eastAsia="Times New Roman" w:cs="Times New Roman"/>
          <w:b/>
          <w:spacing w:val="240"/>
          <w:sz w:val="32"/>
          <w:szCs w:val="32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И</w:t>
      </w:r>
      <w:r w:rsidRPr="00233788">
        <w:rPr>
          <w:rFonts w:eastAsia="Times New Roman" w:cs="Times New Roman"/>
          <w:b/>
          <w:spacing w:val="240"/>
          <w:sz w:val="32"/>
          <w:szCs w:val="32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С»</w:t>
      </w:r>
    </w:p>
    <w:p w14:paraId="5434B5C7" w14:textId="77777777" w:rsidR="00811449" w:rsidRPr="00E32956" w:rsidRDefault="00811449" w:rsidP="00E32956">
      <w:pPr>
        <w:spacing w:before="360" w:line="264" w:lineRule="auto"/>
        <w:jc w:val="center"/>
        <w:rPr>
          <w:rFonts w:cs="Times New Roman"/>
          <w:b/>
          <w:spacing w:val="60"/>
          <w:sz w:val="40"/>
          <w:szCs w:val="40"/>
        </w:rPr>
      </w:pPr>
      <w:bookmarkStart w:id="0" w:name="_Hlk112957920"/>
      <w:bookmarkStart w:id="1" w:name="_Hlk181623939"/>
    </w:p>
    <w:p w14:paraId="052E6618" w14:textId="77777777" w:rsidR="00811449" w:rsidRPr="00E00438" w:rsidRDefault="00811449" w:rsidP="00E32956">
      <w:pPr>
        <w:spacing w:before="240" w:after="360" w:line="240" w:lineRule="auto"/>
        <w:jc w:val="center"/>
        <w:rPr>
          <w:rFonts w:eastAsia="Times New Roman" w:cs="Times New Roman"/>
          <w:b/>
          <w:iCs/>
          <w:sz w:val="36"/>
          <w:szCs w:val="36"/>
          <w:lang w:eastAsia="ru-RU"/>
        </w:rPr>
      </w:pPr>
      <w:r w:rsidRPr="00E32956">
        <w:rPr>
          <w:rFonts w:eastAsia="Times New Roman" w:cs="Times New Roman"/>
          <w:b/>
          <w:iCs/>
          <w:sz w:val="36"/>
          <w:szCs w:val="36"/>
          <w:lang w:eastAsia="ru-RU"/>
        </w:rPr>
        <w:t>Кафедра инженерной кибернетики</w:t>
      </w:r>
      <w:r w:rsidRPr="00E00438">
        <w:rPr>
          <w:rFonts w:eastAsia="Times New Roman" w:cs="Times New Roman"/>
          <w:b/>
          <w:iCs/>
          <w:sz w:val="36"/>
          <w:szCs w:val="36"/>
          <w:lang w:eastAsia="ru-RU"/>
        </w:rPr>
        <w:t xml:space="preserve"> </w:t>
      </w:r>
    </w:p>
    <w:p w14:paraId="600F4F2E" w14:textId="77777777" w:rsidR="00811449" w:rsidRPr="00E32956" w:rsidRDefault="00811449" w:rsidP="00E32956">
      <w:pPr>
        <w:shd w:val="clear" w:color="auto" w:fill="FFFFFF"/>
        <w:spacing w:before="720" w:line="240" w:lineRule="auto"/>
        <w:jc w:val="center"/>
        <w:rPr>
          <w:rFonts w:eastAsia="Times New Roman" w:cs="Times New Roman"/>
          <w:b/>
          <w:spacing w:val="140"/>
          <w:sz w:val="96"/>
          <w:szCs w:val="96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32956">
        <w:rPr>
          <w:rFonts w:eastAsia="Times New Roman" w:cs="Times New Roman"/>
          <w:b/>
          <w:spacing w:val="140"/>
          <w:sz w:val="96"/>
          <w:szCs w:val="96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ОТЧЕТ</w:t>
      </w:r>
    </w:p>
    <w:bookmarkEnd w:id="0"/>
    <w:p w14:paraId="465D74D9" w14:textId="77777777" w:rsidR="00811449" w:rsidRPr="00E32956" w:rsidRDefault="00811449" w:rsidP="00E32956">
      <w:pPr>
        <w:spacing w:after="240" w:line="240" w:lineRule="auto"/>
        <w:jc w:val="center"/>
        <w:rPr>
          <w:rFonts w:eastAsia="Times New Roman" w:cs="Times New Roman"/>
          <w:sz w:val="48"/>
          <w:szCs w:val="48"/>
          <w:lang w:eastAsia="ru-RU"/>
        </w:rPr>
      </w:pPr>
      <w:r w:rsidRPr="00E32956">
        <w:rPr>
          <w:rFonts w:eastAsia="Times New Roman" w:cs="Times New Roman"/>
          <w:sz w:val="48"/>
          <w:szCs w:val="48"/>
          <w:lang w:eastAsia="ru-RU"/>
        </w:rPr>
        <w:t>по</w:t>
      </w:r>
    </w:p>
    <w:p w14:paraId="0A587A35" w14:textId="77777777" w:rsidR="00811449" w:rsidRPr="00E32956" w:rsidRDefault="00811449" w:rsidP="00E32956">
      <w:pPr>
        <w:shd w:val="clear" w:color="auto" w:fill="FFFFFF"/>
        <w:jc w:val="center"/>
        <w:rPr>
          <w:rFonts w:cs="Times New Roman"/>
          <w:b/>
          <w:spacing w:val="60"/>
          <w:sz w:val="56"/>
          <w:szCs w:val="5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32956">
        <w:rPr>
          <w:rFonts w:cs="Times New Roman"/>
          <w:b/>
          <w:spacing w:val="60"/>
          <w:sz w:val="56"/>
          <w:szCs w:val="5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ЛАБОРАТОРНОЙ РАБОТЕ №</w:t>
      </w:r>
      <w:r>
        <w:rPr>
          <w:rFonts w:cs="Times New Roman"/>
          <w:b/>
          <w:spacing w:val="60"/>
          <w:sz w:val="56"/>
          <w:szCs w:val="5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4</w:t>
      </w:r>
    </w:p>
    <w:bookmarkEnd w:id="1"/>
    <w:p w14:paraId="7F5500C4" w14:textId="77777777" w:rsidR="00811449" w:rsidRPr="00834F8E" w:rsidRDefault="00811449" w:rsidP="00834F8E">
      <w:pPr>
        <w:spacing w:after="0" w:line="240" w:lineRule="auto"/>
        <w:jc w:val="center"/>
        <w:rPr>
          <w:rFonts w:cs="Times New Roman"/>
          <w:i/>
          <w:sz w:val="32"/>
          <w:szCs w:val="36"/>
        </w:rPr>
      </w:pPr>
      <w:r w:rsidRPr="00834F8E">
        <w:rPr>
          <w:rFonts w:cs="Times New Roman"/>
          <w:i/>
          <w:sz w:val="32"/>
          <w:szCs w:val="36"/>
        </w:rPr>
        <w:t>«Разработка и реализация методов матричного разложения</w:t>
      </w:r>
    </w:p>
    <w:p w14:paraId="7B0B6446" w14:textId="77777777" w:rsidR="00811449" w:rsidRPr="00834F8E" w:rsidRDefault="00811449" w:rsidP="00834F8E">
      <w:pPr>
        <w:spacing w:after="0" w:line="240" w:lineRule="auto"/>
        <w:jc w:val="center"/>
        <w:rPr>
          <w:rFonts w:cs="Times New Roman"/>
          <w:i/>
          <w:sz w:val="32"/>
          <w:szCs w:val="36"/>
        </w:rPr>
      </w:pPr>
      <w:r w:rsidRPr="00834F8E">
        <w:rPr>
          <w:rFonts w:cs="Times New Roman"/>
          <w:i/>
          <w:sz w:val="32"/>
          <w:szCs w:val="36"/>
        </w:rPr>
        <w:t xml:space="preserve">(Matrix </w:t>
      </w:r>
      <w:proofErr w:type="spellStart"/>
      <w:r w:rsidRPr="00834F8E">
        <w:rPr>
          <w:rFonts w:cs="Times New Roman"/>
          <w:i/>
          <w:sz w:val="32"/>
          <w:szCs w:val="36"/>
        </w:rPr>
        <w:t>Factorization</w:t>
      </w:r>
      <w:proofErr w:type="spellEnd"/>
      <w:r w:rsidRPr="00834F8E">
        <w:rPr>
          <w:rFonts w:cs="Times New Roman"/>
          <w:i/>
          <w:sz w:val="32"/>
          <w:szCs w:val="36"/>
        </w:rPr>
        <w:t>, MF) в асинхронном чат-боте</w:t>
      </w:r>
    </w:p>
    <w:p w14:paraId="7F12C20B" w14:textId="77777777" w:rsidR="00811449" w:rsidRPr="00834F8E" w:rsidRDefault="00811449" w:rsidP="00834F8E">
      <w:pPr>
        <w:spacing w:after="0" w:line="240" w:lineRule="auto"/>
        <w:jc w:val="center"/>
        <w:rPr>
          <w:rFonts w:ascii="Cambria" w:hAnsi="Cambria"/>
          <w:iCs/>
          <w:sz w:val="28"/>
          <w:szCs w:val="32"/>
        </w:rPr>
      </w:pPr>
      <w:r w:rsidRPr="00834F8E">
        <w:rPr>
          <w:rFonts w:cs="Times New Roman"/>
          <w:i/>
          <w:sz w:val="32"/>
          <w:szCs w:val="36"/>
        </w:rPr>
        <w:t>(на примере мессенджера Telegram)»</w:t>
      </w:r>
    </w:p>
    <w:p w14:paraId="0DAB2080" w14:textId="77777777" w:rsidR="00811449" w:rsidRDefault="00811449" w:rsidP="00E00438">
      <w:pPr>
        <w:shd w:val="clear" w:color="auto" w:fill="FFFFFF"/>
        <w:spacing w:before="240" w:after="0" w:line="240" w:lineRule="auto"/>
        <w:jc w:val="center"/>
        <w:rPr>
          <w:rFonts w:eastAsia="Times New Roman" w:cs="Times New Roman"/>
          <w:szCs w:val="28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2" w:name="_Hlk112957973"/>
      <w:r w:rsidRPr="00E32956">
        <w:rPr>
          <w:rFonts w:eastAsia="Times New Roman" w:cs="Times New Roman"/>
          <w:szCs w:val="28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учебная дисциплина </w:t>
      </w:r>
    </w:p>
    <w:p w14:paraId="790A95C1" w14:textId="77777777" w:rsidR="00811449" w:rsidRPr="00E32956" w:rsidRDefault="00811449" w:rsidP="00E00438">
      <w:pPr>
        <w:shd w:val="clear" w:color="auto" w:fill="FFFFFF"/>
        <w:spacing w:after="240" w:line="240" w:lineRule="auto"/>
        <w:jc w:val="center"/>
        <w:rPr>
          <w:rFonts w:eastAsia="Times New Roman" w:cs="Times New Roman"/>
          <w:szCs w:val="28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32956">
        <w:rPr>
          <w:rFonts w:eastAsia="Times New Roman" w:cs="Times New Roman"/>
          <w:szCs w:val="28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«Экспертные и рекомендательные системы»</w:t>
      </w:r>
    </w:p>
    <w:bookmarkEnd w:id="2"/>
    <w:p w14:paraId="2620035A" w14:textId="77777777" w:rsidR="00811449" w:rsidRPr="00E32956" w:rsidRDefault="00811449" w:rsidP="00E32956">
      <w:pPr>
        <w:jc w:val="center"/>
        <w:rPr>
          <w:rFonts w:cs="Times New Roman"/>
          <w:sz w:val="28"/>
          <w:szCs w:val="28"/>
        </w:rPr>
      </w:pPr>
    </w:p>
    <w:p w14:paraId="28B38AC2" w14:textId="34257379" w:rsidR="00811449" w:rsidRDefault="00811449" w:rsidP="00E32956">
      <w:pPr>
        <w:ind w:firstLine="3960"/>
        <w:rPr>
          <w:rFonts w:cs="Times New Roman"/>
          <w:i/>
          <w:iCs/>
          <w:sz w:val="28"/>
          <w:szCs w:val="28"/>
        </w:rPr>
      </w:pPr>
      <w:bookmarkStart w:id="3" w:name="_Hlk112957949"/>
      <w:r w:rsidRPr="00E32956">
        <w:rPr>
          <w:rFonts w:cs="Times New Roman"/>
          <w:b/>
          <w:bCs/>
          <w:sz w:val="28"/>
          <w:szCs w:val="28"/>
        </w:rPr>
        <w:t xml:space="preserve">Студент: </w:t>
      </w:r>
      <w:bookmarkEnd w:id="3"/>
      <w:r w:rsidRPr="00811449">
        <w:rPr>
          <w:rFonts w:cs="Times New Roman"/>
          <w:i/>
          <w:iCs/>
          <w:sz w:val="28"/>
          <w:szCs w:val="28"/>
        </w:rPr>
        <w:t>Ванина Дарья Алексеевна</w:t>
      </w:r>
    </w:p>
    <w:p w14:paraId="73CBD478" w14:textId="77777777" w:rsidR="00811449" w:rsidRPr="00E32956" w:rsidRDefault="00811449" w:rsidP="00E32956">
      <w:pPr>
        <w:ind w:firstLine="3960"/>
        <w:rPr>
          <w:rFonts w:cs="Times New Roman"/>
          <w:sz w:val="28"/>
          <w:szCs w:val="28"/>
          <w:u w:val="single"/>
        </w:rPr>
      </w:pPr>
    </w:p>
    <w:p w14:paraId="0ADEEF00" w14:textId="77777777" w:rsidR="00811449" w:rsidRPr="00E32956" w:rsidRDefault="00811449" w:rsidP="00E32956">
      <w:pPr>
        <w:ind w:firstLine="3960"/>
        <w:rPr>
          <w:rFonts w:cs="Times New Roman"/>
          <w:sz w:val="28"/>
          <w:szCs w:val="28"/>
        </w:rPr>
      </w:pPr>
      <w:r w:rsidRPr="00E32956">
        <w:rPr>
          <w:rFonts w:cs="Times New Roman"/>
          <w:b/>
          <w:bCs/>
          <w:sz w:val="28"/>
          <w:szCs w:val="28"/>
        </w:rPr>
        <w:t>Преподаватель: Хонер П.Д.</w:t>
      </w:r>
    </w:p>
    <w:p w14:paraId="25838128" w14:textId="77777777" w:rsidR="00811449" w:rsidRPr="00E32956" w:rsidRDefault="00811449" w:rsidP="00E32956">
      <w:pPr>
        <w:ind w:firstLine="3960"/>
        <w:rPr>
          <w:rFonts w:cs="Times New Roman"/>
          <w:b/>
          <w:bCs/>
          <w:sz w:val="28"/>
          <w:szCs w:val="28"/>
        </w:rPr>
      </w:pPr>
    </w:p>
    <w:p w14:paraId="40FEB12D" w14:textId="14AA42D8" w:rsidR="00811449" w:rsidRPr="00E32956" w:rsidRDefault="00811449" w:rsidP="00E32956">
      <w:pPr>
        <w:ind w:firstLine="3960"/>
        <w:rPr>
          <w:rFonts w:cs="Times New Roman"/>
          <w:b/>
          <w:bCs/>
          <w:sz w:val="28"/>
          <w:szCs w:val="28"/>
        </w:rPr>
      </w:pPr>
      <w:r w:rsidRPr="00E32956">
        <w:rPr>
          <w:rFonts w:cs="Times New Roman"/>
          <w:b/>
          <w:bCs/>
          <w:sz w:val="28"/>
          <w:szCs w:val="28"/>
        </w:rPr>
        <w:t xml:space="preserve">Оценка: </w:t>
      </w:r>
      <w:r w:rsidRPr="00811449">
        <w:rPr>
          <w:rFonts w:cs="Times New Roman"/>
          <w:sz w:val="28"/>
          <w:szCs w:val="28"/>
        </w:rPr>
        <w:t>отлично</w:t>
      </w:r>
    </w:p>
    <w:p w14:paraId="05DFD66E" w14:textId="77777777" w:rsidR="00811449" w:rsidRPr="00E32956" w:rsidRDefault="00811449" w:rsidP="00E32956">
      <w:pPr>
        <w:ind w:firstLine="3960"/>
        <w:rPr>
          <w:rFonts w:cs="Times New Roman"/>
          <w:b/>
          <w:bCs/>
          <w:sz w:val="28"/>
          <w:szCs w:val="28"/>
        </w:rPr>
      </w:pPr>
    </w:p>
    <w:p w14:paraId="7731ED95" w14:textId="598DA87B" w:rsidR="00811449" w:rsidRPr="00811449" w:rsidRDefault="00811449" w:rsidP="00E32956">
      <w:pPr>
        <w:ind w:firstLine="3960"/>
        <w:rPr>
          <w:rFonts w:cs="Times New Roman"/>
          <w:sz w:val="28"/>
          <w:szCs w:val="28"/>
        </w:rPr>
      </w:pPr>
      <w:r w:rsidRPr="00E32956">
        <w:rPr>
          <w:rFonts w:cs="Times New Roman"/>
          <w:b/>
          <w:bCs/>
          <w:sz w:val="28"/>
          <w:szCs w:val="28"/>
        </w:rPr>
        <w:t xml:space="preserve">Дата защиты: </w:t>
      </w:r>
      <w:r>
        <w:rPr>
          <w:rFonts w:cs="Times New Roman"/>
          <w:sz w:val="28"/>
          <w:szCs w:val="28"/>
        </w:rPr>
        <w:t>15.12.2025</w:t>
      </w:r>
    </w:p>
    <w:p w14:paraId="7B707D97" w14:textId="77777777" w:rsidR="00811449" w:rsidRPr="00E32956" w:rsidRDefault="00811449" w:rsidP="000F4F92">
      <w:pPr>
        <w:pStyle w:val="a4"/>
        <w:shd w:val="clear" w:color="auto" w:fill="FFFFFF" w:themeFill="background1"/>
        <w:spacing w:before="360"/>
        <w:ind w:firstLine="0"/>
        <w:jc w:val="center"/>
        <w:rPr>
          <w:rFonts w:ascii="Times New Roman" w:hAnsi="Times New Roman"/>
        </w:rPr>
      </w:pPr>
      <w:r w:rsidRPr="00E32956">
        <w:rPr>
          <w:rFonts w:ascii="Times New Roman" w:hAnsi="Times New Roman"/>
          <w:b/>
          <w:sz w:val="28"/>
          <w:szCs w:val="36"/>
        </w:rPr>
        <w:t>2025 г.</w:t>
      </w:r>
    </w:p>
    <w:p w14:paraId="5D7966B6" w14:textId="18F87D0A" w:rsidR="00167128" w:rsidRPr="00167128" w:rsidRDefault="00167128" w:rsidP="00467D89">
      <w:pPr>
        <w:pStyle w:val="1"/>
      </w:pPr>
      <w:r w:rsidRPr="00167128">
        <w:lastRenderedPageBreak/>
        <w:t>Введение</w:t>
      </w:r>
    </w:p>
    <w:p w14:paraId="15663514" w14:textId="77777777" w:rsidR="00167128" w:rsidRPr="00167128" w:rsidRDefault="00167128" w:rsidP="00467D89">
      <w:pPr>
        <w:pStyle w:val="2"/>
      </w:pPr>
      <w:r w:rsidRPr="00167128">
        <w:t>Основные цели работы:</w:t>
      </w:r>
    </w:p>
    <w:p w14:paraId="137AA8A5" w14:textId="7B4B0D5F" w:rsidR="00B95552" w:rsidRDefault="00B95552" w:rsidP="00B95552">
      <w:pPr>
        <w:pStyle w:val="a4"/>
        <w:shd w:val="clear" w:color="auto" w:fill="FFFFFF" w:themeFill="background1"/>
        <w:spacing w:before="240"/>
        <w:ind w:firstLine="0"/>
        <w:rPr>
          <w:rFonts w:ascii="Times New Roman" w:eastAsiaTheme="minorHAnsi" w:hAnsi="Times New Roman" w:cstheme="minorBidi"/>
          <w:sz w:val="24"/>
          <w:szCs w:val="22"/>
          <w:lang w:eastAsia="en-US"/>
        </w:rPr>
      </w:pPr>
      <w:r>
        <w:rPr>
          <w:rFonts w:ascii="Times New Roman" w:eastAsiaTheme="minorHAnsi" w:hAnsi="Times New Roman" w:cstheme="minorBidi"/>
          <w:sz w:val="24"/>
          <w:szCs w:val="22"/>
          <w:lang w:eastAsia="en-US"/>
        </w:rPr>
        <w:t>В</w:t>
      </w:r>
      <w:r w:rsidRPr="00B95552">
        <w:rPr>
          <w:rFonts w:ascii="Times New Roman" w:eastAsiaTheme="minorHAnsi" w:hAnsi="Times New Roman" w:cstheme="minorBidi"/>
          <w:sz w:val="24"/>
          <w:szCs w:val="22"/>
          <w:lang w:eastAsia="en-US"/>
        </w:rPr>
        <w:t>ыработать у учащихся:</w:t>
      </w:r>
    </w:p>
    <w:p w14:paraId="65822B77" w14:textId="4F321726" w:rsidR="00B95552" w:rsidRDefault="00B95552" w:rsidP="007A64F9">
      <w:pPr>
        <w:pStyle w:val="a4"/>
        <w:numPr>
          <w:ilvl w:val="0"/>
          <w:numId w:val="16"/>
        </w:numPr>
        <w:shd w:val="clear" w:color="auto" w:fill="FFFFFF" w:themeFill="background1"/>
        <w:spacing w:before="240"/>
        <w:ind w:firstLine="0"/>
        <w:rPr>
          <w:rFonts w:ascii="Times New Roman" w:eastAsiaTheme="minorHAnsi" w:hAnsi="Times New Roman" w:cstheme="minorBidi"/>
          <w:sz w:val="24"/>
          <w:szCs w:val="22"/>
          <w:lang w:eastAsia="en-US"/>
        </w:rPr>
      </w:pPr>
      <w:r w:rsidRPr="00B95552">
        <w:rPr>
          <w:rFonts w:ascii="Times New Roman" w:eastAsiaTheme="minorHAnsi" w:hAnsi="Times New Roman" w:cstheme="minorBidi"/>
          <w:sz w:val="24"/>
          <w:szCs w:val="22"/>
          <w:lang w:eastAsia="en-US"/>
        </w:rPr>
        <w:t>понимание принципов и особенностей использования такого подхода к созданию рекомендательных алгоритмов, как метод</w:t>
      </w:r>
      <w:r w:rsidR="00811449">
        <w:rPr>
          <w:rFonts w:ascii="Times New Roman" w:eastAsiaTheme="minorHAnsi" w:hAnsi="Times New Roman" w:cstheme="minorBidi"/>
          <w:sz w:val="24"/>
          <w:szCs w:val="22"/>
          <w:lang w:eastAsia="en-US"/>
        </w:rPr>
        <w:t>ы матричного разложения (</w:t>
      </w:r>
      <w:r w:rsidR="00811449">
        <w:rPr>
          <w:rFonts w:ascii="Times New Roman" w:eastAsiaTheme="minorHAnsi" w:hAnsi="Times New Roman" w:cstheme="minorBidi"/>
          <w:sz w:val="24"/>
          <w:szCs w:val="22"/>
          <w:lang w:val="en-US" w:eastAsia="en-US"/>
        </w:rPr>
        <w:t>Matrix</w:t>
      </w:r>
      <w:r w:rsidR="00811449" w:rsidRPr="00811449">
        <w:rPr>
          <w:rFonts w:ascii="Times New Roman" w:eastAsiaTheme="minorHAnsi" w:hAnsi="Times New Roman" w:cstheme="minorBidi"/>
          <w:sz w:val="24"/>
          <w:szCs w:val="22"/>
          <w:lang w:eastAsia="en-US"/>
        </w:rPr>
        <w:t xml:space="preserve"> </w:t>
      </w:r>
      <w:r w:rsidR="00811449">
        <w:rPr>
          <w:rFonts w:ascii="Times New Roman" w:eastAsiaTheme="minorHAnsi" w:hAnsi="Times New Roman" w:cstheme="minorBidi"/>
          <w:sz w:val="24"/>
          <w:szCs w:val="22"/>
          <w:lang w:val="en-US" w:eastAsia="en-US"/>
        </w:rPr>
        <w:t>Factorization</w:t>
      </w:r>
      <w:r w:rsidR="00811449" w:rsidRPr="00811449">
        <w:rPr>
          <w:rFonts w:ascii="Times New Roman" w:eastAsiaTheme="minorHAnsi" w:hAnsi="Times New Roman" w:cstheme="minorBidi"/>
          <w:sz w:val="24"/>
          <w:szCs w:val="22"/>
          <w:lang w:eastAsia="en-US"/>
        </w:rPr>
        <w:t>)</w:t>
      </w:r>
      <w:r w:rsidRPr="00B95552">
        <w:rPr>
          <w:rFonts w:ascii="Times New Roman" w:eastAsiaTheme="minorHAnsi" w:hAnsi="Times New Roman" w:cstheme="minorBidi"/>
          <w:sz w:val="24"/>
          <w:szCs w:val="22"/>
          <w:lang w:eastAsia="en-US"/>
        </w:rPr>
        <w:t>,</w:t>
      </w:r>
    </w:p>
    <w:p w14:paraId="5278C0D8" w14:textId="35368B2E" w:rsidR="00EE7C41" w:rsidRPr="00B95552" w:rsidRDefault="00B95552" w:rsidP="007C177A">
      <w:pPr>
        <w:pStyle w:val="a4"/>
        <w:numPr>
          <w:ilvl w:val="0"/>
          <w:numId w:val="16"/>
        </w:numPr>
        <w:shd w:val="clear" w:color="auto" w:fill="FFFFFF" w:themeFill="background1"/>
        <w:spacing w:before="240"/>
        <w:ind w:firstLine="0"/>
        <w:rPr>
          <w:rFonts w:ascii="Times New Roman" w:hAnsi="Times New Roman"/>
          <w:sz w:val="28"/>
          <w:szCs w:val="28"/>
        </w:rPr>
      </w:pPr>
      <w:r w:rsidRPr="00B95552">
        <w:rPr>
          <w:rFonts w:ascii="Times New Roman" w:eastAsiaTheme="minorHAnsi" w:hAnsi="Times New Roman" w:cstheme="minorBidi"/>
          <w:sz w:val="24"/>
          <w:szCs w:val="22"/>
          <w:lang w:eastAsia="en-US"/>
        </w:rPr>
        <w:t xml:space="preserve">начальные навыки владения процессом создания асинхронных чат-ботов для мессенджера </w:t>
      </w:r>
      <w:proofErr w:type="spellStart"/>
      <w:r w:rsidRPr="00B95552">
        <w:rPr>
          <w:rFonts w:ascii="Times New Roman" w:eastAsiaTheme="minorHAnsi" w:hAnsi="Times New Roman" w:cstheme="minorBidi"/>
          <w:sz w:val="24"/>
          <w:szCs w:val="22"/>
          <w:lang w:eastAsia="en-US"/>
        </w:rPr>
        <w:t>Telegram</w:t>
      </w:r>
      <w:proofErr w:type="spellEnd"/>
      <w:r w:rsidRPr="00B95552">
        <w:rPr>
          <w:rFonts w:ascii="Times New Roman" w:eastAsiaTheme="minorHAnsi" w:hAnsi="Times New Roman" w:cstheme="minorBidi"/>
          <w:sz w:val="24"/>
          <w:szCs w:val="22"/>
          <w:lang w:eastAsia="en-US"/>
        </w:rPr>
        <w:t>©.</w:t>
      </w:r>
    </w:p>
    <w:p w14:paraId="57E61A8D" w14:textId="383D704F" w:rsidR="00EE7C41" w:rsidRPr="00EE7C41" w:rsidRDefault="00EE7C41" w:rsidP="00467D89">
      <w:pPr>
        <w:pStyle w:val="1"/>
      </w:pPr>
      <w:r w:rsidRPr="00EE7C41">
        <w:t>Описание решаемой задачи</w:t>
      </w:r>
    </w:p>
    <w:p w14:paraId="3195730F" w14:textId="204049B9" w:rsidR="00EE7C41" w:rsidRPr="00811449" w:rsidRDefault="00EE7C41" w:rsidP="00467D89">
      <w:r w:rsidRPr="00EE7C41">
        <w:rPr>
          <w:b/>
          <w:bCs/>
        </w:rPr>
        <w:t>Задача:</w:t>
      </w:r>
      <w:r w:rsidRPr="00EE7C41">
        <w:t xml:space="preserve"> </w:t>
      </w:r>
      <w:r w:rsidR="00B95552" w:rsidRPr="00B95552">
        <w:t xml:space="preserve">на основе оценок локального пользователя сформировать персональные рекомендации фильмов, используя алгоритм </w:t>
      </w:r>
      <w:r w:rsidR="00811449">
        <w:rPr>
          <w:lang w:val="en-US"/>
        </w:rPr>
        <w:t>SVD</w:t>
      </w:r>
      <w:r w:rsidR="00811449" w:rsidRPr="00811449">
        <w:t>++</w:t>
      </w:r>
    </w:p>
    <w:p w14:paraId="532C91FE" w14:textId="32135924" w:rsidR="006D734B" w:rsidRDefault="00EE7C41" w:rsidP="00467D89">
      <w:r w:rsidRPr="00EE7C41">
        <w:rPr>
          <w:b/>
          <w:bCs/>
        </w:rPr>
        <w:t>Исходные данные:</w:t>
      </w:r>
      <w:r w:rsidR="00B95552">
        <w:t xml:space="preserve"> </w:t>
      </w:r>
      <w:r w:rsidR="00B95552" w:rsidRPr="00B95552">
        <w:t xml:space="preserve">оценки реальных пользователей из </w:t>
      </w:r>
      <w:r w:rsidR="00B95552">
        <w:t>датасета</w:t>
      </w:r>
      <w:r w:rsidR="00B95552" w:rsidRPr="00B95552">
        <w:t xml:space="preserve"> </w:t>
      </w:r>
      <w:proofErr w:type="spellStart"/>
      <w:r w:rsidR="00B95552" w:rsidRPr="00B95552">
        <w:t>MovieLens</w:t>
      </w:r>
      <w:proofErr w:type="spellEnd"/>
      <w:r w:rsidR="00B95552">
        <w:t>.</w:t>
      </w:r>
    </w:p>
    <w:p w14:paraId="4BD3BB50" w14:textId="392E0D62" w:rsidR="00EE7C41" w:rsidRPr="00811449" w:rsidRDefault="00EE7C41" w:rsidP="00B95552">
      <w:r w:rsidRPr="006D734B">
        <w:rPr>
          <w:b/>
          <w:bCs/>
        </w:rPr>
        <w:t>Результат:</w:t>
      </w:r>
      <w:r w:rsidRPr="00EE7C41">
        <w:t xml:space="preserve"> </w:t>
      </w:r>
      <w:r w:rsidR="00B95552" w:rsidRPr="00B95552">
        <w:t>список рекомендованных фильмов с предсказанными рейтингами</w:t>
      </w:r>
      <w:r w:rsidR="00811449" w:rsidRPr="00811449">
        <w:t>/</w:t>
      </w:r>
    </w:p>
    <w:p w14:paraId="0EBD8027" w14:textId="2DD35109" w:rsidR="005711CE" w:rsidRPr="006D734B" w:rsidRDefault="005711CE" w:rsidP="005711CE">
      <w:pPr>
        <w:pStyle w:val="1"/>
      </w:pPr>
      <w:r w:rsidRPr="006D734B">
        <w:t>Выбранные средства</w:t>
      </w:r>
      <w:r>
        <w:t xml:space="preserve"> для</w:t>
      </w:r>
      <w:r w:rsidRPr="006D734B">
        <w:t xml:space="preserve"> разработки</w:t>
      </w:r>
    </w:p>
    <w:p w14:paraId="57ED9088" w14:textId="319C8E60" w:rsidR="00467D89" w:rsidRDefault="00EE7C41" w:rsidP="00467D89">
      <w:pPr>
        <w:pStyle w:val="a9"/>
        <w:numPr>
          <w:ilvl w:val="0"/>
          <w:numId w:val="11"/>
        </w:numPr>
      </w:pPr>
      <w:r w:rsidRPr="00EE7C41">
        <w:t>Языки и среды: Python 3.11+.</w:t>
      </w:r>
    </w:p>
    <w:p w14:paraId="2F661C50" w14:textId="77777777" w:rsidR="00467D89" w:rsidRDefault="00816406" w:rsidP="00467D89">
      <w:pPr>
        <w:pStyle w:val="a9"/>
        <w:numPr>
          <w:ilvl w:val="0"/>
          <w:numId w:val="11"/>
        </w:numPr>
      </w:pPr>
      <w:r>
        <w:t xml:space="preserve">Среда разработки: </w:t>
      </w:r>
      <w:r w:rsidRPr="00467D89">
        <w:rPr>
          <w:lang w:val="en-US"/>
        </w:rPr>
        <w:t>Visual</w:t>
      </w:r>
      <w:r w:rsidRPr="00816406">
        <w:t xml:space="preserve"> </w:t>
      </w:r>
      <w:r w:rsidRPr="00467D89">
        <w:rPr>
          <w:lang w:val="en-US"/>
        </w:rPr>
        <w:t>Studio</w:t>
      </w:r>
      <w:r w:rsidRPr="00816406">
        <w:t xml:space="preserve"> </w:t>
      </w:r>
      <w:r w:rsidRPr="00467D89">
        <w:rPr>
          <w:lang w:val="en-US"/>
        </w:rPr>
        <w:t>Code</w:t>
      </w:r>
    </w:p>
    <w:p w14:paraId="3C668871" w14:textId="245011CB" w:rsidR="00467D89" w:rsidRPr="005711CE" w:rsidRDefault="00EE7C41" w:rsidP="00467D89">
      <w:pPr>
        <w:pStyle w:val="a9"/>
        <w:numPr>
          <w:ilvl w:val="0"/>
          <w:numId w:val="11"/>
        </w:numPr>
        <w:rPr>
          <w:lang w:val="en-US"/>
        </w:rPr>
      </w:pPr>
      <w:r w:rsidRPr="006D734B">
        <w:t>Библиотеки</w:t>
      </w:r>
      <w:r w:rsidRPr="005711CE">
        <w:rPr>
          <w:lang w:val="en-US"/>
        </w:rPr>
        <w:t xml:space="preserve">: </w:t>
      </w:r>
      <w:proofErr w:type="spellStart"/>
      <w:r w:rsidRPr="005711CE">
        <w:rPr>
          <w:lang w:val="en-US"/>
        </w:rPr>
        <w:t>aiogram</w:t>
      </w:r>
      <w:proofErr w:type="spellEnd"/>
      <w:r w:rsidR="006D734B" w:rsidRPr="005711CE">
        <w:rPr>
          <w:lang w:val="en-US"/>
        </w:rPr>
        <w:t xml:space="preserve">, </w:t>
      </w:r>
      <w:r w:rsidR="005711CE">
        <w:rPr>
          <w:lang w:val="en-US"/>
        </w:rPr>
        <w:t xml:space="preserve">pandas, </w:t>
      </w:r>
      <w:proofErr w:type="spellStart"/>
      <w:r w:rsidR="00811449">
        <w:rPr>
          <w:lang w:val="en-US"/>
        </w:rPr>
        <w:t>numpy</w:t>
      </w:r>
      <w:proofErr w:type="spellEnd"/>
      <w:r w:rsidR="00811449">
        <w:rPr>
          <w:lang w:val="en-US"/>
        </w:rPr>
        <w:t xml:space="preserve">, </w:t>
      </w:r>
      <w:r w:rsidR="005711CE">
        <w:rPr>
          <w:lang w:val="en-US"/>
        </w:rPr>
        <w:t xml:space="preserve">pickle, </w:t>
      </w:r>
      <w:proofErr w:type="spellStart"/>
      <w:r w:rsidR="005711CE">
        <w:rPr>
          <w:lang w:val="en-US"/>
        </w:rPr>
        <w:t>asyncio</w:t>
      </w:r>
      <w:proofErr w:type="spellEnd"/>
      <w:r w:rsidR="005711CE">
        <w:rPr>
          <w:lang w:val="en-US"/>
        </w:rPr>
        <w:t>.</w:t>
      </w:r>
    </w:p>
    <w:p w14:paraId="67BC87EA" w14:textId="55785C6C" w:rsidR="00EE7C41" w:rsidRPr="00811449" w:rsidRDefault="00EE7C41" w:rsidP="00467D89">
      <w:pPr>
        <w:pStyle w:val="1"/>
      </w:pPr>
      <w:r w:rsidRPr="006D734B">
        <w:t>Описание и примеры исходных данных</w:t>
      </w:r>
    </w:p>
    <w:p w14:paraId="6E8A3456" w14:textId="6598F2D6" w:rsidR="005711CE" w:rsidRPr="00811449" w:rsidRDefault="005711CE" w:rsidP="005711CE">
      <w:pPr>
        <w:ind w:firstLine="0"/>
      </w:pPr>
      <w:r w:rsidRPr="005711CE">
        <w:t xml:space="preserve">Используются два файла датасета </w:t>
      </w:r>
      <w:proofErr w:type="spellStart"/>
      <w:r w:rsidRPr="005711CE">
        <w:rPr>
          <w:lang w:val="en-US"/>
        </w:rPr>
        <w:t>MovieLens</w:t>
      </w:r>
      <w:proofErr w:type="spellEnd"/>
      <w:r w:rsidRPr="005711CE">
        <w:t>:</w:t>
      </w:r>
    </w:p>
    <w:p w14:paraId="711512E6" w14:textId="77777777" w:rsidR="005711CE" w:rsidRDefault="005711CE" w:rsidP="005711CE">
      <w:pPr>
        <w:pStyle w:val="a"/>
        <w:rPr>
          <w:lang w:val="en-US"/>
        </w:rPr>
      </w:pPr>
      <w:proofErr w:type="spellStart"/>
      <w:r w:rsidRPr="005711CE">
        <w:rPr>
          <w:lang w:val="en-US"/>
        </w:rPr>
        <w:t>u.data</w:t>
      </w:r>
      <w:proofErr w:type="spellEnd"/>
    </w:p>
    <w:p w14:paraId="002E12FD" w14:textId="77777777" w:rsidR="005711CE" w:rsidRDefault="005711CE" w:rsidP="005711CE">
      <w:pPr>
        <w:pStyle w:val="a"/>
        <w:numPr>
          <w:ilvl w:val="0"/>
          <w:numId w:val="0"/>
        </w:numPr>
        <w:ind w:left="360"/>
        <w:rPr>
          <w:lang w:val="en-US"/>
        </w:rPr>
      </w:pPr>
      <w:proofErr w:type="spellStart"/>
      <w:r w:rsidRPr="005711CE">
        <w:rPr>
          <w:lang w:val="en-US"/>
        </w:rPr>
        <w:t>Формат</w:t>
      </w:r>
      <w:proofErr w:type="spellEnd"/>
      <w:r w:rsidRPr="005711CE">
        <w:rPr>
          <w:lang w:val="en-US"/>
        </w:rPr>
        <w:t xml:space="preserve">: </w:t>
      </w:r>
      <w:proofErr w:type="spellStart"/>
      <w:r w:rsidRPr="005711CE">
        <w:rPr>
          <w:lang w:val="en-US"/>
        </w:rPr>
        <w:t>user_id</w:t>
      </w:r>
      <w:proofErr w:type="spellEnd"/>
      <w:r w:rsidRPr="005711CE">
        <w:rPr>
          <w:lang w:val="en-US"/>
        </w:rPr>
        <w:t xml:space="preserve">, </w:t>
      </w:r>
      <w:proofErr w:type="spellStart"/>
      <w:r w:rsidRPr="005711CE">
        <w:rPr>
          <w:lang w:val="en-US"/>
        </w:rPr>
        <w:t>movie_id</w:t>
      </w:r>
      <w:proofErr w:type="spellEnd"/>
      <w:r w:rsidRPr="005711CE">
        <w:rPr>
          <w:lang w:val="en-US"/>
        </w:rPr>
        <w:t>, rating, timestamp</w:t>
      </w:r>
    </w:p>
    <w:p w14:paraId="3FD5D931" w14:textId="2E6DC80B" w:rsidR="005711CE" w:rsidRPr="005E1B97" w:rsidRDefault="005711CE" w:rsidP="005711CE">
      <w:pPr>
        <w:pStyle w:val="a"/>
        <w:numPr>
          <w:ilvl w:val="0"/>
          <w:numId w:val="0"/>
        </w:numPr>
        <w:ind w:left="360"/>
      </w:pPr>
      <w:r w:rsidRPr="005711CE">
        <w:t xml:space="preserve">Используется для </w:t>
      </w:r>
      <w:r w:rsidR="005E1B97">
        <w:t xml:space="preserve">обучения модели </w:t>
      </w:r>
      <w:r w:rsidR="005E1B97">
        <w:rPr>
          <w:lang w:val="en-US"/>
        </w:rPr>
        <w:t>SVD</w:t>
      </w:r>
      <w:r w:rsidR="005E1B97" w:rsidRPr="005E1B97">
        <w:t xml:space="preserve">++ </w:t>
      </w:r>
      <w:r w:rsidR="005E1B97">
        <w:t>и построения пользователь-объект матрицы.</w:t>
      </w:r>
    </w:p>
    <w:p w14:paraId="5DAE078A" w14:textId="77777777" w:rsidR="005711CE" w:rsidRPr="005711CE" w:rsidRDefault="005711CE" w:rsidP="005711CE">
      <w:pPr>
        <w:pStyle w:val="a"/>
      </w:pPr>
      <w:proofErr w:type="gramStart"/>
      <w:r w:rsidRPr="005711CE">
        <w:rPr>
          <w:lang w:val="en-US"/>
        </w:rPr>
        <w:t>u</w:t>
      </w:r>
      <w:r w:rsidRPr="005711CE">
        <w:t>.</w:t>
      </w:r>
      <w:r w:rsidRPr="005711CE">
        <w:rPr>
          <w:lang w:val="en-US"/>
        </w:rPr>
        <w:t>item</w:t>
      </w:r>
      <w:proofErr w:type="gramEnd"/>
    </w:p>
    <w:p w14:paraId="46FAC2F1" w14:textId="77777777" w:rsidR="005711CE" w:rsidRPr="005711CE" w:rsidRDefault="005711CE" w:rsidP="005711CE">
      <w:pPr>
        <w:pStyle w:val="a"/>
        <w:numPr>
          <w:ilvl w:val="0"/>
          <w:numId w:val="0"/>
        </w:numPr>
        <w:ind w:left="360"/>
      </w:pPr>
      <w:r w:rsidRPr="005711CE">
        <w:t>Содержит названия фильмов и жанры.</w:t>
      </w:r>
    </w:p>
    <w:p w14:paraId="79C5B9D9" w14:textId="3EA7D09C" w:rsidR="005711CE" w:rsidRDefault="005711CE" w:rsidP="005711CE">
      <w:pPr>
        <w:pStyle w:val="a"/>
        <w:numPr>
          <w:ilvl w:val="0"/>
          <w:numId w:val="0"/>
        </w:numPr>
        <w:ind w:left="360" w:hanging="360"/>
      </w:pPr>
      <w:r w:rsidRPr="005711CE">
        <w:t xml:space="preserve">Пользовательские данные хранятся отдельно в </w:t>
      </w:r>
      <w:r w:rsidRPr="005711CE">
        <w:rPr>
          <w:lang w:val="en-US"/>
        </w:rPr>
        <w:t>JSON</w:t>
      </w:r>
      <w:r w:rsidRPr="005711CE">
        <w:t>-файле.</w:t>
      </w:r>
    </w:p>
    <w:p w14:paraId="5D357DC5" w14:textId="3BED9B22" w:rsidR="005711CE" w:rsidRDefault="005711CE" w:rsidP="005711CE">
      <w:pPr>
        <w:pStyle w:val="1"/>
      </w:pPr>
      <w:r>
        <w:lastRenderedPageBreak/>
        <w:t>Использованные алгоритмы</w:t>
      </w:r>
    </w:p>
    <w:p w14:paraId="64D7F3AD" w14:textId="59A93C0F" w:rsidR="005711CE" w:rsidRDefault="005E1B97" w:rsidP="005711CE">
      <w:pPr>
        <w:pStyle w:val="2"/>
        <w:numPr>
          <w:ilvl w:val="0"/>
          <w:numId w:val="19"/>
        </w:numPr>
      </w:pPr>
      <w:r>
        <w:t xml:space="preserve">Алгоритм </w:t>
      </w:r>
      <w:r>
        <w:rPr>
          <w:lang w:val="en-US"/>
        </w:rPr>
        <w:t>SVD++</w:t>
      </w:r>
    </w:p>
    <w:p w14:paraId="20B8FCDF" w14:textId="555C58E5" w:rsidR="005711CE" w:rsidRDefault="005E1B97" w:rsidP="005711CE">
      <w:r>
        <w:t xml:space="preserve">В данной работе реализован алгоритм </w:t>
      </w:r>
      <w:r>
        <w:rPr>
          <w:lang w:val="en-US"/>
        </w:rPr>
        <w:t>SVD</w:t>
      </w:r>
      <w:r w:rsidRPr="005E1B97">
        <w:t xml:space="preserve">++, </w:t>
      </w:r>
      <w:r>
        <w:t>являющийся развитием классического подхода матричной факторизации.</w:t>
      </w:r>
    </w:p>
    <w:p w14:paraId="19FF8648" w14:textId="03AE9A48" w:rsidR="005E1B97" w:rsidRDefault="005E1B97" w:rsidP="005711CE">
      <w:r>
        <w:t>Модель предсказывает рейтинг по формуле:</w:t>
      </w:r>
    </w:p>
    <w:p w14:paraId="1F581ECC" w14:textId="69C3B2AD" w:rsidR="005E1B97" w:rsidRDefault="005E1B97" w:rsidP="005711CE">
      <w:pPr>
        <w:rPr>
          <w:ins w:id="4" w:author="Дарья Ванина" w:date="2025-12-17T00:48:00Z"/>
        </w:rPr>
      </w:pPr>
      <w:r w:rsidRPr="005E1B97">
        <w:drawing>
          <wp:inline distT="0" distB="0" distL="0" distR="0" wp14:anchorId="13AA922F" wp14:editId="4AA6B995">
            <wp:extent cx="5223510" cy="95719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1338" cy="95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6225D" w14:textId="3C2BC333" w:rsidR="005E1B97" w:rsidRDefault="005E1B97" w:rsidP="005E1B97">
      <w:pPr>
        <w:pStyle w:val="21"/>
        <w:pPrChange w:id="5" w:author="Дарья Ванина" w:date="2025-12-17T00:49:00Z">
          <w:pPr/>
        </w:pPrChange>
      </w:pPr>
      <w:ins w:id="6" w:author="Дарья Ванина" w:date="2025-12-17T00:49:00Z">
        <w:r>
          <w:t>Рис.</w:t>
        </w:r>
        <w:r>
          <w:t>1</w:t>
        </w:r>
        <w:r>
          <w:t>. Формула для вычисления рейтинга</w:t>
        </w:r>
      </w:ins>
    </w:p>
    <w:p w14:paraId="55F65D0E" w14:textId="1DBBD0A8" w:rsidR="005711CE" w:rsidRDefault="005E1B97" w:rsidP="005711CE">
      <w:pPr>
        <w:pStyle w:val="2"/>
        <w:numPr>
          <w:ilvl w:val="0"/>
          <w:numId w:val="19"/>
        </w:numPr>
      </w:pPr>
      <w:r>
        <w:t>Обучение модели</w:t>
      </w:r>
    </w:p>
    <w:p w14:paraId="6B633D5D" w14:textId="095E7D14" w:rsidR="005E1B97" w:rsidRDefault="005E1B97" w:rsidP="005E1B97">
      <w:r>
        <w:t>Обучение модели осуществляется методом стохастического градиентного спуска:</w:t>
      </w:r>
    </w:p>
    <w:p w14:paraId="7F135ACC" w14:textId="77777777" w:rsidR="005E1B97" w:rsidRDefault="005E1B97" w:rsidP="00D22962">
      <w:pPr>
        <w:pStyle w:val="a9"/>
        <w:numPr>
          <w:ilvl w:val="0"/>
          <w:numId w:val="22"/>
        </w:numPr>
      </w:pPr>
      <w:r>
        <w:t>Формируется список троек (пользователь, фильм, рейтинг).</w:t>
      </w:r>
    </w:p>
    <w:p w14:paraId="1DDB5321" w14:textId="77777777" w:rsidR="005E1B97" w:rsidRDefault="005E1B97" w:rsidP="0030498D">
      <w:pPr>
        <w:pStyle w:val="a9"/>
        <w:numPr>
          <w:ilvl w:val="0"/>
          <w:numId w:val="22"/>
        </w:numPr>
      </w:pPr>
      <w:r>
        <w:t>На каждой эпохе:</w:t>
      </w:r>
    </w:p>
    <w:p w14:paraId="35DE1F64" w14:textId="77777777" w:rsidR="005E1B97" w:rsidRDefault="005E1B97" w:rsidP="008925C2">
      <w:pPr>
        <w:pStyle w:val="a"/>
        <w:tabs>
          <w:tab w:val="clear" w:pos="360"/>
          <w:tab w:val="num" w:pos="1429"/>
        </w:tabs>
        <w:ind w:left="1429"/>
      </w:pPr>
      <w:r>
        <w:t>вычисляется предсказание рейтинга;</w:t>
      </w:r>
    </w:p>
    <w:p w14:paraId="7BEABA44" w14:textId="77777777" w:rsidR="005E1B97" w:rsidRDefault="005E1B97" w:rsidP="00D0693E">
      <w:pPr>
        <w:pStyle w:val="a"/>
        <w:tabs>
          <w:tab w:val="clear" w:pos="360"/>
          <w:tab w:val="num" w:pos="1429"/>
        </w:tabs>
        <w:ind w:left="1429"/>
      </w:pPr>
      <w:r>
        <w:t>вычисляется ошибка предсказания;</w:t>
      </w:r>
    </w:p>
    <w:p w14:paraId="7F3DAC85" w14:textId="77777777" w:rsidR="005E1B97" w:rsidRDefault="005E1B97" w:rsidP="005A3BB6">
      <w:pPr>
        <w:pStyle w:val="a"/>
        <w:tabs>
          <w:tab w:val="clear" w:pos="360"/>
          <w:tab w:val="num" w:pos="1429"/>
        </w:tabs>
        <w:ind w:left="1429"/>
      </w:pPr>
      <w:r>
        <w:t>обновляются смещения и латентные факторы;</w:t>
      </w:r>
    </w:p>
    <w:p w14:paraId="1FC48906" w14:textId="513BD3EB" w:rsidR="005E1B97" w:rsidRDefault="005E1B97" w:rsidP="005A3BB6">
      <w:pPr>
        <w:pStyle w:val="a"/>
        <w:tabs>
          <w:tab w:val="clear" w:pos="360"/>
          <w:tab w:val="num" w:pos="1429"/>
        </w:tabs>
        <w:ind w:left="1429"/>
      </w:pPr>
      <w:r>
        <w:t>корректируются векторы неявной обратной связи.</w:t>
      </w:r>
    </w:p>
    <w:p w14:paraId="0FD41125" w14:textId="3AACDC9D" w:rsidR="005E1B97" w:rsidRDefault="005E1B97" w:rsidP="005E1B97">
      <w:pPr>
        <w:pStyle w:val="a9"/>
        <w:numPr>
          <w:ilvl w:val="0"/>
          <w:numId w:val="22"/>
        </w:numPr>
      </w:pPr>
      <w:r>
        <w:t>После каждой эпохи вычисляется значение RMSE.</w:t>
      </w:r>
    </w:p>
    <w:p w14:paraId="08331DE2" w14:textId="77777777" w:rsidR="005E1B97" w:rsidRPr="005E1B97" w:rsidRDefault="005E1B97" w:rsidP="005E1B97">
      <w:pPr>
        <w:pStyle w:val="2"/>
      </w:pPr>
      <w:r w:rsidRPr="005E1B97">
        <w:t>3. Генерация рекомендаций</w:t>
      </w:r>
    </w:p>
    <w:p w14:paraId="2C0E0F90" w14:textId="77777777" w:rsidR="005E1B97" w:rsidRPr="005E1B97" w:rsidRDefault="005E1B97" w:rsidP="005E1B97">
      <w:pPr>
        <w:pStyle w:val="a9"/>
        <w:numPr>
          <w:ilvl w:val="0"/>
          <w:numId w:val="23"/>
        </w:numPr>
      </w:pPr>
      <w:r w:rsidRPr="005E1B97">
        <w:t>Исключаются фильмы, уже оценённые пользователем.</w:t>
      </w:r>
    </w:p>
    <w:p w14:paraId="3277E473" w14:textId="77777777" w:rsidR="005E1B97" w:rsidRPr="005E1B97" w:rsidRDefault="005E1B97" w:rsidP="005E1B97">
      <w:pPr>
        <w:pStyle w:val="a9"/>
        <w:numPr>
          <w:ilvl w:val="0"/>
          <w:numId w:val="23"/>
        </w:numPr>
      </w:pPr>
      <w:r w:rsidRPr="005E1B97">
        <w:t>Для каждого оставшегося фильма вычисляется предсказанный рейтинг.</w:t>
      </w:r>
    </w:p>
    <w:p w14:paraId="3C83E126" w14:textId="77777777" w:rsidR="005E1B97" w:rsidRPr="005E1B97" w:rsidRDefault="005E1B97" w:rsidP="005E1B97">
      <w:pPr>
        <w:pStyle w:val="a9"/>
        <w:numPr>
          <w:ilvl w:val="0"/>
          <w:numId w:val="23"/>
        </w:numPr>
      </w:pPr>
      <w:r w:rsidRPr="005E1B97">
        <w:t>Фильмы сортируются по убыванию предсказанного рейтинга.</w:t>
      </w:r>
    </w:p>
    <w:p w14:paraId="2A6152B0" w14:textId="77777777" w:rsidR="005E1B97" w:rsidRPr="005E1B97" w:rsidRDefault="005E1B97" w:rsidP="005E1B97">
      <w:pPr>
        <w:pStyle w:val="a9"/>
        <w:numPr>
          <w:ilvl w:val="0"/>
          <w:numId w:val="23"/>
        </w:numPr>
      </w:pPr>
      <w:r w:rsidRPr="005E1B97">
        <w:t xml:space="preserve">Пользователю возвращается </w:t>
      </w:r>
      <w:proofErr w:type="spellStart"/>
      <w:r w:rsidRPr="005E1B97">
        <w:t>top</w:t>
      </w:r>
      <w:proofErr w:type="spellEnd"/>
      <w:r w:rsidRPr="005E1B97">
        <w:t>-N рекомендаций.</w:t>
      </w:r>
    </w:p>
    <w:p w14:paraId="2CFF0078" w14:textId="418FC8BB" w:rsidR="00EE7C41" w:rsidRPr="00DD20CE" w:rsidRDefault="00EE7C41" w:rsidP="00467D89">
      <w:pPr>
        <w:pStyle w:val="1"/>
      </w:pPr>
      <w:r w:rsidRPr="00DD20CE">
        <w:t>Результаты</w:t>
      </w:r>
      <w:r w:rsidR="00DD20CE" w:rsidRPr="00DD20CE">
        <w:t xml:space="preserve"> работы приложения</w:t>
      </w:r>
    </w:p>
    <w:p w14:paraId="1EF522B5" w14:textId="171D6D33" w:rsidR="00EE7C41" w:rsidRDefault="00DD20CE" w:rsidP="00467D89">
      <w:r>
        <w:t>П</w:t>
      </w:r>
      <w:r w:rsidR="00EE7C41" w:rsidRPr="00EE7C41">
        <w:t>оследовательность скриншотов интерфейса бота с подписями:</w:t>
      </w:r>
    </w:p>
    <w:p w14:paraId="7A44F66A" w14:textId="49BE932D" w:rsidR="00DC3899" w:rsidRDefault="005814BE" w:rsidP="00467D89">
      <w:pPr>
        <w:pStyle w:val="a4"/>
        <w:shd w:val="clear" w:color="auto" w:fill="FFFFFF" w:themeFill="background1"/>
        <w:spacing w:before="240"/>
        <w:jc w:val="center"/>
        <w:rPr>
          <w:rFonts w:ascii="Times New Roman" w:hAnsi="Times New Roman"/>
          <w:sz w:val="28"/>
          <w:szCs w:val="28"/>
        </w:rPr>
      </w:pPr>
      <w:r w:rsidRPr="005814BE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2F20FD3D" wp14:editId="329B154B">
            <wp:extent cx="6299835" cy="2312035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8DAA0" w14:textId="194FD9E8" w:rsidR="00DC3899" w:rsidRDefault="00DC3899" w:rsidP="00467D89">
      <w:pPr>
        <w:pStyle w:val="21"/>
        <w:rPr>
          <w:lang w:val="en-US"/>
        </w:rPr>
      </w:pPr>
      <w:r>
        <w:t>Рис.</w:t>
      </w:r>
      <w:r w:rsidR="005E1B97">
        <w:t>2</w:t>
      </w:r>
      <w:r w:rsidR="00467D89">
        <w:t>.</w:t>
      </w:r>
      <w:r>
        <w:t xml:space="preserve"> Стартовое сообщение </w:t>
      </w:r>
      <w:r w:rsidRPr="00DC3899">
        <w:t>/</w:t>
      </w:r>
      <w:r>
        <w:rPr>
          <w:lang w:val="en-US"/>
        </w:rPr>
        <w:t>start</w:t>
      </w:r>
    </w:p>
    <w:p w14:paraId="1C17C9A5" w14:textId="0ACB69B3" w:rsidR="00DC3899" w:rsidRPr="00DC3899" w:rsidRDefault="005814BE" w:rsidP="005814BE">
      <w:pPr>
        <w:pStyle w:val="a4"/>
        <w:shd w:val="clear" w:color="auto" w:fill="FFFFFF" w:themeFill="background1"/>
        <w:spacing w:before="240"/>
        <w:rPr>
          <w:rFonts w:ascii="Times New Roman" w:hAnsi="Times New Roman"/>
          <w:sz w:val="28"/>
          <w:szCs w:val="28"/>
        </w:rPr>
      </w:pPr>
      <w:r w:rsidRPr="005814BE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8A2BBFD" wp14:editId="4AFC4F31">
            <wp:extent cx="6299835" cy="1131570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8E947" w14:textId="72EED372" w:rsidR="00EE7C41" w:rsidRPr="005814BE" w:rsidRDefault="00DC3899" w:rsidP="00467D89">
      <w:pPr>
        <w:pStyle w:val="21"/>
      </w:pPr>
      <w:r>
        <w:t>Рис.</w:t>
      </w:r>
      <w:r w:rsidR="005E1B97">
        <w:t>3</w:t>
      </w:r>
      <w:r w:rsidR="00467D89">
        <w:t>.</w:t>
      </w:r>
      <w:r>
        <w:t xml:space="preserve"> </w:t>
      </w:r>
      <w:r w:rsidR="005814BE">
        <w:t>отображение локальных оценок через</w:t>
      </w:r>
      <w:r w:rsidR="00EE7C41" w:rsidRPr="00EE7C41">
        <w:t xml:space="preserve"> /</w:t>
      </w:r>
      <w:proofErr w:type="spellStart"/>
      <w:r w:rsidR="005814BE">
        <w:rPr>
          <w:lang w:val="en-US"/>
        </w:rPr>
        <w:t>whoami</w:t>
      </w:r>
      <w:proofErr w:type="spellEnd"/>
    </w:p>
    <w:p w14:paraId="6D8046E1" w14:textId="3ADFB65A" w:rsidR="00DC3899" w:rsidRPr="005814BE" w:rsidRDefault="005814BE" w:rsidP="005814BE">
      <w:pPr>
        <w:pStyle w:val="a4"/>
        <w:shd w:val="clear" w:color="auto" w:fill="FFFFFF" w:themeFill="background1"/>
        <w:spacing w:before="240"/>
        <w:rPr>
          <w:rFonts w:ascii="Times New Roman" w:hAnsi="Times New Roman"/>
          <w:sz w:val="28"/>
          <w:szCs w:val="28"/>
        </w:rPr>
      </w:pPr>
      <w:r w:rsidRPr="005814BE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3636506" wp14:editId="69FB6C29">
            <wp:extent cx="6299835" cy="1510030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66DBD" w14:textId="5D0CDE1A" w:rsidR="00DC3899" w:rsidRPr="005814BE" w:rsidRDefault="00DC3899" w:rsidP="00467D89">
      <w:pPr>
        <w:pStyle w:val="21"/>
      </w:pPr>
      <w:r>
        <w:t>Рис.</w:t>
      </w:r>
      <w:r w:rsidR="005E1B97">
        <w:t>4</w:t>
      </w:r>
      <w:r w:rsidR="00467D89">
        <w:t>.</w:t>
      </w:r>
      <w:r>
        <w:t xml:space="preserve"> </w:t>
      </w:r>
      <w:r w:rsidR="005814BE">
        <w:t xml:space="preserve">Выбор способа добавления оценки через </w:t>
      </w:r>
      <w:r w:rsidR="005814BE" w:rsidRPr="005814BE">
        <w:t>/</w:t>
      </w:r>
      <w:r w:rsidR="005814BE">
        <w:rPr>
          <w:lang w:val="en-US"/>
        </w:rPr>
        <w:t>rate</w:t>
      </w:r>
    </w:p>
    <w:p w14:paraId="32211DF7" w14:textId="5EDA15CC" w:rsidR="00DC3899" w:rsidRPr="0090497C" w:rsidRDefault="0090497C" w:rsidP="00DC3899">
      <w:pPr>
        <w:pStyle w:val="a4"/>
        <w:shd w:val="clear" w:color="auto" w:fill="FFFFFF" w:themeFill="background1"/>
        <w:spacing w:before="240"/>
        <w:jc w:val="center"/>
        <w:rPr>
          <w:rFonts w:ascii="Times New Roman" w:hAnsi="Times New Roman"/>
          <w:sz w:val="28"/>
          <w:szCs w:val="28"/>
        </w:rPr>
      </w:pPr>
      <w:r w:rsidRPr="0090497C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F8321ED" wp14:editId="60E0092F">
            <wp:extent cx="6299835" cy="1878965"/>
            <wp:effectExtent l="0" t="0" r="571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159C" w14:textId="7AC4F57F" w:rsidR="00DC3899" w:rsidRDefault="00DC3899" w:rsidP="00467D89">
      <w:pPr>
        <w:pStyle w:val="21"/>
      </w:pPr>
      <w:r>
        <w:t>Рис.</w:t>
      </w:r>
      <w:r w:rsidR="005E1B97">
        <w:t>5</w:t>
      </w:r>
      <w:r w:rsidR="00467D89">
        <w:t>.</w:t>
      </w:r>
      <w:r>
        <w:t xml:space="preserve"> </w:t>
      </w:r>
      <w:r w:rsidR="0090497C">
        <w:t xml:space="preserve">Оценка фильма по </w:t>
      </w:r>
      <w:r w:rsidR="0090497C">
        <w:rPr>
          <w:lang w:val="en-US"/>
        </w:rPr>
        <w:t>id</w:t>
      </w:r>
    </w:p>
    <w:p w14:paraId="7642F8BC" w14:textId="2D31262A" w:rsidR="0090497C" w:rsidRDefault="0090497C" w:rsidP="0090497C">
      <w:r w:rsidRPr="0090497C">
        <w:rPr>
          <w:noProof/>
        </w:rPr>
        <w:lastRenderedPageBreak/>
        <w:drawing>
          <wp:inline distT="0" distB="0" distL="0" distR="0" wp14:anchorId="5191E456" wp14:editId="1F90F92C">
            <wp:extent cx="5956935" cy="2141759"/>
            <wp:effectExtent l="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4125" cy="214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35D9E" w14:textId="05A20ABA" w:rsidR="0090497C" w:rsidRPr="0090497C" w:rsidRDefault="0090497C" w:rsidP="0090497C">
      <w:pPr>
        <w:pStyle w:val="21"/>
      </w:pPr>
      <w:r>
        <w:t>Рис.</w:t>
      </w:r>
      <w:r w:rsidR="005E1B97">
        <w:t>6</w:t>
      </w:r>
      <w:r>
        <w:t xml:space="preserve">. Использование команды </w:t>
      </w:r>
      <w:r>
        <w:rPr>
          <w:lang w:val="en-US"/>
        </w:rPr>
        <w:t>/info</w:t>
      </w:r>
      <w:r>
        <w:t xml:space="preserve"> </w:t>
      </w:r>
    </w:p>
    <w:p w14:paraId="5F91EB68" w14:textId="6BA91819" w:rsidR="00DC3899" w:rsidRPr="00DC3899" w:rsidRDefault="0090497C" w:rsidP="00DC3899">
      <w:pPr>
        <w:pStyle w:val="a4"/>
        <w:shd w:val="clear" w:color="auto" w:fill="FFFFFF" w:themeFill="background1"/>
        <w:spacing w:before="240"/>
        <w:jc w:val="center"/>
        <w:rPr>
          <w:rFonts w:ascii="Times New Roman" w:hAnsi="Times New Roman"/>
          <w:sz w:val="28"/>
          <w:szCs w:val="28"/>
          <w:lang w:val="en-US"/>
        </w:rPr>
      </w:pPr>
      <w:r w:rsidRPr="0090497C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510E6839" wp14:editId="5711979B">
            <wp:extent cx="6299835" cy="3205480"/>
            <wp:effectExtent l="0" t="0" r="571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5CAE" w14:textId="79AB509B" w:rsidR="00EE7C41" w:rsidRDefault="00DC3899" w:rsidP="00467D89">
      <w:pPr>
        <w:pStyle w:val="21"/>
      </w:pPr>
      <w:r>
        <w:t>Рис.</w:t>
      </w:r>
      <w:r w:rsidR="005E1B97">
        <w:t>7</w:t>
      </w:r>
      <w:r w:rsidR="00467D89">
        <w:t>.</w:t>
      </w:r>
      <w:r>
        <w:t xml:space="preserve"> </w:t>
      </w:r>
      <w:r w:rsidR="0090497C">
        <w:t>Оценка подборки фильмов</w:t>
      </w:r>
    </w:p>
    <w:p w14:paraId="54111803" w14:textId="00687813" w:rsidR="00EF288B" w:rsidRDefault="0090497C" w:rsidP="00DC3899">
      <w:pPr>
        <w:pStyle w:val="a4"/>
        <w:shd w:val="clear" w:color="auto" w:fill="FFFFFF" w:themeFill="background1"/>
        <w:spacing w:before="240"/>
        <w:jc w:val="center"/>
        <w:rPr>
          <w:rFonts w:ascii="Times New Roman" w:hAnsi="Times New Roman"/>
          <w:sz w:val="28"/>
          <w:szCs w:val="28"/>
        </w:rPr>
      </w:pPr>
      <w:r w:rsidRPr="0090497C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42D32F9E" wp14:editId="0E05A540">
            <wp:extent cx="6299835" cy="3315970"/>
            <wp:effectExtent l="0" t="0" r="571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69C04" w14:textId="7AC9E9AB" w:rsidR="00EF288B" w:rsidRPr="00811449" w:rsidRDefault="00EF288B" w:rsidP="00467D89">
      <w:pPr>
        <w:pStyle w:val="21"/>
      </w:pPr>
      <w:r>
        <w:t>Рис.</w:t>
      </w:r>
      <w:r w:rsidR="005E1B97">
        <w:t>8</w:t>
      </w:r>
      <w:r w:rsidR="00467D89">
        <w:t>.</w:t>
      </w:r>
      <w:r>
        <w:t xml:space="preserve"> </w:t>
      </w:r>
      <w:r w:rsidR="0090497C">
        <w:t xml:space="preserve">Использование команды </w:t>
      </w:r>
      <w:r w:rsidR="0090497C" w:rsidRPr="00811449">
        <w:t>/</w:t>
      </w:r>
      <w:r w:rsidR="0090497C">
        <w:rPr>
          <w:lang w:val="en-US"/>
        </w:rPr>
        <w:t>recommend</w:t>
      </w:r>
    </w:p>
    <w:p w14:paraId="4C806342" w14:textId="13769EC7" w:rsidR="0090497C" w:rsidRDefault="0090497C" w:rsidP="0090497C">
      <w:pPr>
        <w:pStyle w:val="2"/>
      </w:pPr>
      <w:r>
        <w:t>Обработка ситуации «холодного старта»</w:t>
      </w:r>
    </w:p>
    <w:p w14:paraId="7AD5FDFC" w14:textId="77777777" w:rsidR="0090497C" w:rsidRPr="0090497C" w:rsidRDefault="0090497C" w:rsidP="0090497C">
      <w:pPr>
        <w:rPr>
          <w:b/>
          <w:bCs/>
        </w:rPr>
      </w:pPr>
      <w:r w:rsidRPr="0090497C">
        <w:rPr>
          <w:b/>
          <w:bCs/>
        </w:rPr>
        <w:t>Проблема:</w:t>
      </w:r>
    </w:p>
    <w:p w14:paraId="41BFB065" w14:textId="63DF63F4" w:rsidR="00B97F38" w:rsidRDefault="00B97F38" w:rsidP="0090497C">
      <w:r w:rsidRPr="00B97F38">
        <w:t>При отсутствии локальных оценок у пользователя невозможно сформировать вектор предпочтений для алгоритма SVD++.</w:t>
      </w:r>
    </w:p>
    <w:p w14:paraId="6928C6D8" w14:textId="6A14F9CA" w:rsidR="0090497C" w:rsidRPr="0090497C" w:rsidRDefault="0090497C" w:rsidP="0090497C">
      <w:pPr>
        <w:rPr>
          <w:b/>
          <w:bCs/>
        </w:rPr>
      </w:pPr>
      <w:r w:rsidRPr="0090497C">
        <w:rPr>
          <w:b/>
          <w:bCs/>
        </w:rPr>
        <w:t>Причина:</w:t>
      </w:r>
    </w:p>
    <w:p w14:paraId="1D618405" w14:textId="77777777" w:rsidR="00B97F38" w:rsidRDefault="00B97F38" w:rsidP="0090497C">
      <w:r w:rsidRPr="00B97F38">
        <w:t>Алгоритм SVD++ использует как явные, так и неявные взаимодействия пользователя с объектами, которые отсутствуют при первом запуске.</w:t>
      </w:r>
    </w:p>
    <w:p w14:paraId="6DEC25DD" w14:textId="245649FF" w:rsidR="0090497C" w:rsidRPr="0090497C" w:rsidRDefault="0090497C" w:rsidP="0090497C">
      <w:pPr>
        <w:rPr>
          <w:b/>
          <w:bCs/>
        </w:rPr>
      </w:pPr>
      <w:r w:rsidRPr="0090497C">
        <w:rPr>
          <w:b/>
          <w:bCs/>
        </w:rPr>
        <w:t>Решение:</w:t>
      </w:r>
    </w:p>
    <w:p w14:paraId="17757E8E" w14:textId="77777777" w:rsidR="0090497C" w:rsidRDefault="0090497C" w:rsidP="0090497C">
      <w:r>
        <w:t xml:space="preserve">В работе применяется специальная стратегия обработки ситуации </w:t>
      </w:r>
      <w:proofErr w:type="spellStart"/>
      <w:r>
        <w:t>cold</w:t>
      </w:r>
      <w:proofErr w:type="spellEnd"/>
      <w:r>
        <w:t xml:space="preserve"> </w:t>
      </w:r>
      <w:proofErr w:type="spellStart"/>
      <w:r>
        <w:t>start</w:t>
      </w:r>
      <w:proofErr w:type="spellEnd"/>
      <w:r>
        <w:t>:</w:t>
      </w:r>
    </w:p>
    <w:p w14:paraId="2377ED8F" w14:textId="57C24041" w:rsidR="0090497C" w:rsidRDefault="0090497C" w:rsidP="0090497C">
      <w:pPr>
        <w:pStyle w:val="a9"/>
        <w:numPr>
          <w:ilvl w:val="0"/>
          <w:numId w:val="21"/>
        </w:numPr>
      </w:pPr>
      <w:r>
        <w:t>Бот определяет, что у пользователя нет ни одной локальной оценки. (Рис.</w:t>
      </w:r>
      <w:r w:rsidR="00B97F38">
        <w:t>9</w:t>
      </w:r>
      <w:r>
        <w:t>)</w:t>
      </w:r>
    </w:p>
    <w:p w14:paraId="49B1A569" w14:textId="65E95D01" w:rsidR="0090497C" w:rsidRDefault="0090497C" w:rsidP="0090497C">
      <w:pPr>
        <w:pStyle w:val="a9"/>
        <w:numPr>
          <w:ilvl w:val="0"/>
          <w:numId w:val="21"/>
        </w:numPr>
      </w:pPr>
      <w:r>
        <w:t>Пользователю предлагается оценить подборку популярных фильмов.</w:t>
      </w:r>
    </w:p>
    <w:p w14:paraId="27A7DE32" w14:textId="7939519D" w:rsidR="0090497C" w:rsidRDefault="0090497C" w:rsidP="0090497C">
      <w:r>
        <w:t>После появления первых оценок алгоритм начинает корректно рассчитывать сходство и формировать персональные рекомендации.</w:t>
      </w:r>
    </w:p>
    <w:p w14:paraId="64FB9BE5" w14:textId="6268B763" w:rsidR="00EF288B" w:rsidRDefault="0090497C" w:rsidP="00DC3899">
      <w:pPr>
        <w:pStyle w:val="a4"/>
        <w:shd w:val="clear" w:color="auto" w:fill="FFFFFF" w:themeFill="background1"/>
        <w:spacing w:before="240"/>
        <w:jc w:val="center"/>
        <w:rPr>
          <w:rFonts w:ascii="Times New Roman" w:hAnsi="Times New Roman"/>
          <w:sz w:val="28"/>
          <w:szCs w:val="28"/>
        </w:rPr>
      </w:pPr>
      <w:r w:rsidRPr="0090497C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66504806" wp14:editId="12C83CCA">
            <wp:extent cx="6299835" cy="4262120"/>
            <wp:effectExtent l="0" t="0" r="5715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9CD09" w14:textId="339045FC" w:rsidR="00EF288B" w:rsidRDefault="00EF288B" w:rsidP="00467D89">
      <w:pPr>
        <w:pStyle w:val="21"/>
      </w:pPr>
      <w:r>
        <w:t>Рис.</w:t>
      </w:r>
      <w:r w:rsidR="00B97F38">
        <w:t>9</w:t>
      </w:r>
      <w:r w:rsidR="00467D89">
        <w:t>.</w:t>
      </w:r>
      <w:r>
        <w:t xml:space="preserve"> О</w:t>
      </w:r>
      <w:r w:rsidR="0090497C">
        <w:t>бработка ситуации «холодного» старта</w:t>
      </w:r>
    </w:p>
    <w:p w14:paraId="6BBA8646" w14:textId="0C8B7D65" w:rsidR="0090497C" w:rsidRPr="0090497C" w:rsidRDefault="0090497C" w:rsidP="0090497C">
      <w:r>
        <w:t>Также, если у пользователя слишком мало оценок, то ему рекомендуются популярные фильмы (Рис.1</w:t>
      </w:r>
      <w:r w:rsidR="00B97F38">
        <w:t>0</w:t>
      </w:r>
      <w:r>
        <w:t>)</w:t>
      </w:r>
    </w:p>
    <w:p w14:paraId="7896F178" w14:textId="09E43B99" w:rsidR="00EF288B" w:rsidRDefault="000F64E3" w:rsidP="00DC3899">
      <w:pPr>
        <w:pStyle w:val="a4"/>
        <w:shd w:val="clear" w:color="auto" w:fill="FFFFFF" w:themeFill="background1"/>
        <w:spacing w:before="240"/>
        <w:jc w:val="center"/>
        <w:rPr>
          <w:rFonts w:ascii="Times New Roman" w:hAnsi="Times New Roman"/>
          <w:sz w:val="28"/>
          <w:szCs w:val="28"/>
        </w:rPr>
      </w:pPr>
      <w:r w:rsidRPr="000F64E3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13CF2305" wp14:editId="1A2B4C4D">
            <wp:extent cx="6299835" cy="4473575"/>
            <wp:effectExtent l="0" t="0" r="5715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5204E" w14:textId="7A46D58A" w:rsidR="000F64E3" w:rsidRPr="000F64E3" w:rsidRDefault="00EF288B" w:rsidP="000F64E3">
      <w:pPr>
        <w:pStyle w:val="21"/>
      </w:pPr>
      <w:r>
        <w:t>Рис.</w:t>
      </w:r>
      <w:r w:rsidR="000F64E3">
        <w:t>1</w:t>
      </w:r>
      <w:r w:rsidR="00B97F38">
        <w:t>0</w:t>
      </w:r>
      <w:r w:rsidR="00467D89">
        <w:t>.</w:t>
      </w:r>
      <w:r w:rsidR="000F64E3">
        <w:t xml:space="preserve"> Обработка ситуации малого количества оценок у пользователя</w:t>
      </w:r>
    </w:p>
    <w:p w14:paraId="16440DE6" w14:textId="3F84AB83" w:rsidR="00EF288B" w:rsidRPr="00467D89" w:rsidRDefault="00EF288B" w:rsidP="00467D89">
      <w:pPr>
        <w:pStyle w:val="1"/>
      </w:pPr>
      <w:r w:rsidRPr="00EF288B">
        <w:t>Выводы</w:t>
      </w:r>
    </w:p>
    <w:p w14:paraId="16FCC69C" w14:textId="77777777" w:rsidR="000F64E3" w:rsidRDefault="000F64E3" w:rsidP="000F64E3">
      <w:pPr>
        <w:ind w:firstLine="0"/>
      </w:pPr>
      <w:r>
        <w:t>В ходе работы было выполнено:</w:t>
      </w:r>
    </w:p>
    <w:p w14:paraId="369048B1" w14:textId="77777777" w:rsidR="000F64E3" w:rsidRDefault="000F64E3" w:rsidP="000F64E3">
      <w:pPr>
        <w:pStyle w:val="a"/>
      </w:pPr>
      <w:r>
        <w:t xml:space="preserve">Реализован </w:t>
      </w:r>
      <w:proofErr w:type="spellStart"/>
      <w:r>
        <w:t>Telegram</w:t>
      </w:r>
      <w:proofErr w:type="spellEnd"/>
      <w:r>
        <w:t>-бот с асинхронной обработкой.</w:t>
      </w:r>
    </w:p>
    <w:p w14:paraId="45258AD4" w14:textId="39DFA612" w:rsidR="000F64E3" w:rsidRDefault="000F64E3" w:rsidP="000F64E3">
      <w:pPr>
        <w:pStyle w:val="a"/>
      </w:pPr>
      <w:r>
        <w:t xml:space="preserve">Загружен и обработан датасет </w:t>
      </w:r>
      <w:proofErr w:type="spellStart"/>
      <w:r>
        <w:t>MovieLens</w:t>
      </w:r>
      <w:proofErr w:type="spellEnd"/>
      <w:r w:rsidR="00B97F38">
        <w:t>.</w:t>
      </w:r>
    </w:p>
    <w:p w14:paraId="01ED01FA" w14:textId="6D77F542" w:rsidR="00B97F38" w:rsidRDefault="00B97F38" w:rsidP="000F64E3">
      <w:pPr>
        <w:pStyle w:val="a"/>
      </w:pPr>
      <w:r>
        <w:t>Р</w:t>
      </w:r>
      <w:r w:rsidRPr="00B97F38">
        <w:t>еализован алгоритм SVD++</w:t>
      </w:r>
      <w:r>
        <w:t>.</w:t>
      </w:r>
    </w:p>
    <w:p w14:paraId="66DA318A" w14:textId="7EBD5483" w:rsidR="00B97F38" w:rsidRDefault="00B97F38" w:rsidP="000F64E3">
      <w:pPr>
        <w:pStyle w:val="a"/>
      </w:pPr>
      <w:r>
        <w:t>Р</w:t>
      </w:r>
      <w:r w:rsidRPr="00B97F38">
        <w:t>еализовано обучение модели методом градиентного спуска</w:t>
      </w:r>
      <w:r>
        <w:t>.</w:t>
      </w:r>
    </w:p>
    <w:p w14:paraId="2F60A00D" w14:textId="715862FB" w:rsidR="000F64E3" w:rsidRDefault="000F64E3" w:rsidP="000F64E3">
      <w:pPr>
        <w:pStyle w:val="a"/>
      </w:pPr>
      <w:r>
        <w:t>Создан механизм выставления оценок пользователем.</w:t>
      </w:r>
    </w:p>
    <w:p w14:paraId="74F196C4" w14:textId="76D1CE42" w:rsidR="003B35D5" w:rsidRPr="000F64E3" w:rsidRDefault="000F64E3" w:rsidP="000F64E3">
      <w:pPr>
        <w:ind w:firstLine="0"/>
      </w:pPr>
      <w:r>
        <w:t>Система демонстрирует корректную работу и выдаёт осмысленные персональные рекомендации.</w:t>
      </w:r>
    </w:p>
    <w:p w14:paraId="4256954F" w14:textId="42384F36" w:rsidR="00EE7C41" w:rsidRPr="00816406" w:rsidRDefault="00EE7C41" w:rsidP="00467D89">
      <w:pPr>
        <w:pStyle w:val="1"/>
      </w:pPr>
      <w:r w:rsidRPr="00816406">
        <w:t>Список источников</w:t>
      </w:r>
    </w:p>
    <w:p w14:paraId="3C26321F" w14:textId="3E35D75B" w:rsidR="000F64E3" w:rsidRPr="000F64E3" w:rsidRDefault="000F64E3" w:rsidP="006768EE">
      <w:pPr>
        <w:pStyle w:val="a9"/>
        <w:numPr>
          <w:ilvl w:val="0"/>
          <w:numId w:val="14"/>
        </w:numPr>
        <w:rPr>
          <w:rFonts w:cs="Times New Roman"/>
        </w:rPr>
      </w:pPr>
      <w:proofErr w:type="spellStart"/>
      <w:r w:rsidRPr="000F64E3">
        <w:rPr>
          <w:lang w:val="en-US"/>
        </w:rPr>
        <w:t>MovieLens</w:t>
      </w:r>
      <w:proofErr w:type="spellEnd"/>
      <w:r w:rsidRPr="000F64E3">
        <w:t xml:space="preserve"> </w:t>
      </w:r>
      <w:r w:rsidRPr="000F64E3">
        <w:rPr>
          <w:lang w:val="en-US"/>
        </w:rPr>
        <w:t>Dataset</w:t>
      </w:r>
      <w:r>
        <w:t xml:space="preserve"> </w:t>
      </w:r>
      <w:r w:rsidRPr="000F64E3">
        <w:t xml:space="preserve">[Электронный ресурс] – Режим доступа: </w:t>
      </w:r>
      <w:hyperlink r:id="rId21" w:history="1">
        <w:r w:rsidRPr="000F64E3">
          <w:rPr>
            <w:rStyle w:val="a7"/>
          </w:rPr>
          <w:t>https://www.kaggle.com/datasets/prajitdatta/movielens-100k-da-taset/data</w:t>
        </w:r>
      </w:hyperlink>
      <w:r>
        <w:t xml:space="preserve"> </w:t>
      </w:r>
      <w:r w:rsidRPr="000F64E3">
        <w:t xml:space="preserve">(дата обращения: </w:t>
      </w:r>
      <w:r>
        <w:t>18</w:t>
      </w:r>
      <w:r w:rsidRPr="000F64E3">
        <w:t>.11.2025)</w:t>
      </w:r>
    </w:p>
    <w:p w14:paraId="1CB59032" w14:textId="04548D44" w:rsidR="00233788" w:rsidRDefault="000F64E3" w:rsidP="00782094">
      <w:pPr>
        <w:pStyle w:val="a9"/>
        <w:numPr>
          <w:ilvl w:val="0"/>
          <w:numId w:val="14"/>
        </w:numPr>
        <w:rPr>
          <w:rFonts w:cs="Times New Roman"/>
        </w:rPr>
      </w:pPr>
      <w:r w:rsidRPr="000F64E3">
        <w:rPr>
          <w:rFonts w:cs="Times New Roman"/>
        </w:rPr>
        <w:lastRenderedPageBreak/>
        <w:t xml:space="preserve">Асинхронное программирование на Python (обзор и разбор основных принципов) [Электронный ресурс] – Режим доступа: </w:t>
      </w:r>
      <w:hyperlink r:id="rId22" w:history="1">
        <w:r w:rsidRPr="000F64E3">
          <w:rPr>
            <w:rStyle w:val="a7"/>
            <w:rFonts w:cs="Times New Roman"/>
          </w:rPr>
          <w:t>https://school.kontur.ru/publications/2567</w:t>
        </w:r>
      </w:hyperlink>
      <w:r>
        <w:rPr>
          <w:rFonts w:cs="Times New Roman"/>
        </w:rPr>
        <w:t xml:space="preserve"> </w:t>
      </w:r>
      <w:r w:rsidRPr="000F64E3">
        <w:rPr>
          <w:rFonts w:cs="Times New Roman"/>
        </w:rPr>
        <w:t>(дата обращения: 26.11.2025)</w:t>
      </w:r>
    </w:p>
    <w:p w14:paraId="7CA9BABE" w14:textId="14BE3331" w:rsidR="00B97F38" w:rsidRPr="00B97F38" w:rsidRDefault="00B97F38" w:rsidP="00B97F38">
      <w:pPr>
        <w:pStyle w:val="a9"/>
        <w:numPr>
          <w:ilvl w:val="0"/>
          <w:numId w:val="14"/>
        </w:numPr>
        <w:rPr>
          <w:rFonts w:cs="Times New Roman"/>
        </w:rPr>
      </w:pPr>
      <w:r w:rsidRPr="00B97F38">
        <w:rPr>
          <w:rFonts w:cs="Times New Roman"/>
        </w:rPr>
        <w:t>Рекомендательные системы на основе матричных разложений [Электронный ресурс] – Режим</w:t>
      </w:r>
      <w:r>
        <w:rPr>
          <w:rFonts w:cs="Times New Roman"/>
        </w:rPr>
        <w:t xml:space="preserve"> </w:t>
      </w:r>
      <w:r w:rsidRPr="00B97F38">
        <w:rPr>
          <w:rFonts w:cs="Times New Roman"/>
        </w:rPr>
        <w:t>доступа:</w:t>
      </w:r>
      <w:r>
        <w:rPr>
          <w:rFonts w:cs="Times New Roman"/>
        </w:rPr>
        <w:t xml:space="preserve"> </w:t>
      </w:r>
      <w:hyperlink r:id="rId23" w:tgtFrame="_new" w:history="1">
        <w:r w:rsidRPr="00B97F38">
          <w:rPr>
            <w:rStyle w:val="a7"/>
            <w:rFonts w:cs="Times New Roman"/>
          </w:rPr>
          <w:t>https://education.yandex.ru/handbook/ml/article/rekomendacii-na-osnove-matrichnyh-razlozhenij</w:t>
        </w:r>
      </w:hyperlink>
      <w:r>
        <w:rPr>
          <w:rFonts w:cs="Times New Roman"/>
        </w:rPr>
        <w:t xml:space="preserve"> </w:t>
      </w:r>
      <w:r w:rsidRPr="00B97F38">
        <w:rPr>
          <w:rFonts w:cs="Times New Roman"/>
        </w:rPr>
        <w:t xml:space="preserve">(дата обращения: </w:t>
      </w:r>
      <w:r>
        <w:rPr>
          <w:rFonts w:cs="Times New Roman"/>
        </w:rPr>
        <w:t>09</w:t>
      </w:r>
      <w:r w:rsidRPr="00B97F38">
        <w:rPr>
          <w:rFonts w:cs="Times New Roman"/>
        </w:rPr>
        <w:t>.12.2025)</w:t>
      </w:r>
    </w:p>
    <w:sectPr w:rsidR="00B97F38" w:rsidRPr="00B97F38" w:rsidSect="00467D89">
      <w:footerReference w:type="default" r:id="rId24"/>
      <w:pgSz w:w="11906" w:h="16838" w:code="9"/>
      <w:pgMar w:top="851" w:right="567" w:bottom="851" w:left="1418" w:header="624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61225C" w14:textId="77777777" w:rsidR="00EC5109" w:rsidRDefault="00EC5109" w:rsidP="00467D89">
      <w:pPr>
        <w:spacing w:after="0" w:line="240" w:lineRule="auto"/>
      </w:pPr>
      <w:r>
        <w:separator/>
      </w:r>
    </w:p>
  </w:endnote>
  <w:endnote w:type="continuationSeparator" w:id="0">
    <w:p w14:paraId="3D93DBB8" w14:textId="77777777" w:rsidR="00EC5109" w:rsidRDefault="00EC5109" w:rsidP="00467D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4539690"/>
      <w:docPartObj>
        <w:docPartGallery w:val="Page Numbers (Bottom of Page)"/>
        <w:docPartUnique/>
      </w:docPartObj>
    </w:sdtPr>
    <w:sdtContent>
      <w:p w14:paraId="13684D1A" w14:textId="09D34950" w:rsidR="00467D89" w:rsidRDefault="00467D89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45A2072" w14:textId="77777777" w:rsidR="00467D89" w:rsidRDefault="00467D8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9B8FBC" w14:textId="77777777" w:rsidR="00EC5109" w:rsidRDefault="00EC5109" w:rsidP="00467D89">
      <w:pPr>
        <w:spacing w:after="0" w:line="240" w:lineRule="auto"/>
      </w:pPr>
      <w:r>
        <w:separator/>
      </w:r>
    </w:p>
  </w:footnote>
  <w:footnote w:type="continuationSeparator" w:id="0">
    <w:p w14:paraId="1AA0DFD5" w14:textId="77777777" w:rsidR="00EC5109" w:rsidRDefault="00EC5109" w:rsidP="00467D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BCFE179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B810E5"/>
    <w:multiLevelType w:val="hybridMultilevel"/>
    <w:tmpl w:val="FF643274"/>
    <w:lvl w:ilvl="0" w:tplc="45AE831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1BA7B8B"/>
    <w:multiLevelType w:val="hybridMultilevel"/>
    <w:tmpl w:val="2CB0D1C2"/>
    <w:lvl w:ilvl="0" w:tplc="87BCBB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7B4087"/>
    <w:multiLevelType w:val="hybridMultilevel"/>
    <w:tmpl w:val="F9FAAD72"/>
    <w:lvl w:ilvl="0" w:tplc="082AB7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AF043A8"/>
    <w:multiLevelType w:val="multilevel"/>
    <w:tmpl w:val="A844CC9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19306E42"/>
    <w:multiLevelType w:val="multilevel"/>
    <w:tmpl w:val="2AC8B56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theme="minorBid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EE2C2A"/>
    <w:multiLevelType w:val="multilevel"/>
    <w:tmpl w:val="E520A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680D4A"/>
    <w:multiLevelType w:val="multilevel"/>
    <w:tmpl w:val="EADC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E44F9"/>
    <w:multiLevelType w:val="hybridMultilevel"/>
    <w:tmpl w:val="A3F4783E"/>
    <w:lvl w:ilvl="0" w:tplc="04190001">
      <w:start w:val="1"/>
      <w:numFmt w:val="bullet"/>
      <w:lvlText w:val=""/>
      <w:lvlJc w:val="left"/>
      <w:pPr>
        <w:ind w:left="10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9" w15:restartNumberingAfterBreak="0">
    <w:nsid w:val="37F27B51"/>
    <w:multiLevelType w:val="hybridMultilevel"/>
    <w:tmpl w:val="8C7AB88A"/>
    <w:lvl w:ilvl="0" w:tplc="787E1F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8096454"/>
    <w:multiLevelType w:val="hybridMultilevel"/>
    <w:tmpl w:val="A0CC56F8"/>
    <w:lvl w:ilvl="0" w:tplc="C1CA0218">
      <w:start w:val="1"/>
      <w:numFmt w:val="decimal"/>
      <w:lvlText w:val="%1)"/>
      <w:lvlJc w:val="left"/>
      <w:pPr>
        <w:ind w:left="720" w:hanging="360"/>
      </w:pPr>
      <w:rPr>
        <w:rFonts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B058D8"/>
    <w:multiLevelType w:val="hybridMultilevel"/>
    <w:tmpl w:val="2BCA30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18569C"/>
    <w:multiLevelType w:val="hybridMultilevel"/>
    <w:tmpl w:val="C862DB6A"/>
    <w:lvl w:ilvl="0" w:tplc="338842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CC6462"/>
    <w:multiLevelType w:val="multilevel"/>
    <w:tmpl w:val="7F345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CA70D6"/>
    <w:multiLevelType w:val="hybridMultilevel"/>
    <w:tmpl w:val="7FE2A8BA"/>
    <w:lvl w:ilvl="0" w:tplc="830A7498">
      <w:start w:val="1"/>
      <w:numFmt w:val="decimal"/>
      <w:lvlText w:val="%1)"/>
      <w:lvlJc w:val="left"/>
      <w:pPr>
        <w:ind w:left="677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397" w:hanging="360"/>
      </w:pPr>
    </w:lvl>
    <w:lvl w:ilvl="2" w:tplc="0419001B" w:tentative="1">
      <w:start w:val="1"/>
      <w:numFmt w:val="lowerRoman"/>
      <w:lvlText w:val="%3."/>
      <w:lvlJc w:val="right"/>
      <w:pPr>
        <w:ind w:left="2117" w:hanging="180"/>
      </w:pPr>
    </w:lvl>
    <w:lvl w:ilvl="3" w:tplc="0419000F" w:tentative="1">
      <w:start w:val="1"/>
      <w:numFmt w:val="decimal"/>
      <w:lvlText w:val="%4."/>
      <w:lvlJc w:val="left"/>
      <w:pPr>
        <w:ind w:left="2837" w:hanging="360"/>
      </w:pPr>
    </w:lvl>
    <w:lvl w:ilvl="4" w:tplc="04190019" w:tentative="1">
      <w:start w:val="1"/>
      <w:numFmt w:val="lowerLetter"/>
      <w:lvlText w:val="%5."/>
      <w:lvlJc w:val="left"/>
      <w:pPr>
        <w:ind w:left="3557" w:hanging="360"/>
      </w:pPr>
    </w:lvl>
    <w:lvl w:ilvl="5" w:tplc="0419001B" w:tentative="1">
      <w:start w:val="1"/>
      <w:numFmt w:val="lowerRoman"/>
      <w:lvlText w:val="%6."/>
      <w:lvlJc w:val="right"/>
      <w:pPr>
        <w:ind w:left="4277" w:hanging="180"/>
      </w:pPr>
    </w:lvl>
    <w:lvl w:ilvl="6" w:tplc="0419000F" w:tentative="1">
      <w:start w:val="1"/>
      <w:numFmt w:val="decimal"/>
      <w:lvlText w:val="%7."/>
      <w:lvlJc w:val="left"/>
      <w:pPr>
        <w:ind w:left="4997" w:hanging="360"/>
      </w:pPr>
    </w:lvl>
    <w:lvl w:ilvl="7" w:tplc="04190019" w:tentative="1">
      <w:start w:val="1"/>
      <w:numFmt w:val="lowerLetter"/>
      <w:lvlText w:val="%8."/>
      <w:lvlJc w:val="left"/>
      <w:pPr>
        <w:ind w:left="5717" w:hanging="360"/>
      </w:pPr>
    </w:lvl>
    <w:lvl w:ilvl="8" w:tplc="041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15" w15:restartNumberingAfterBreak="0">
    <w:nsid w:val="44C879FA"/>
    <w:multiLevelType w:val="multilevel"/>
    <w:tmpl w:val="9E72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CD601D"/>
    <w:multiLevelType w:val="hybridMultilevel"/>
    <w:tmpl w:val="323EDBAC"/>
    <w:lvl w:ilvl="0" w:tplc="882467DE">
      <w:start w:val="1"/>
      <w:numFmt w:val="decimal"/>
      <w:lvlText w:val="%1)"/>
      <w:lvlJc w:val="left"/>
      <w:pPr>
        <w:ind w:left="720" w:hanging="360"/>
      </w:pPr>
      <w:rPr>
        <w:rFonts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1F2F6B"/>
    <w:multiLevelType w:val="hybridMultilevel"/>
    <w:tmpl w:val="D59C62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3354C4"/>
    <w:multiLevelType w:val="hybridMultilevel"/>
    <w:tmpl w:val="4B0ED9C2"/>
    <w:lvl w:ilvl="0" w:tplc="3B5485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4812032"/>
    <w:multiLevelType w:val="hybridMultilevel"/>
    <w:tmpl w:val="617C5EBC"/>
    <w:lvl w:ilvl="0" w:tplc="747AF27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7E529D4"/>
    <w:multiLevelType w:val="multilevel"/>
    <w:tmpl w:val="EED8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0F3353"/>
    <w:multiLevelType w:val="hybridMultilevel"/>
    <w:tmpl w:val="612EB85E"/>
    <w:lvl w:ilvl="0" w:tplc="43D47ACC">
      <w:start w:val="1"/>
      <w:numFmt w:val="decimal"/>
      <w:lvlText w:val="%1)"/>
      <w:lvlJc w:val="left"/>
      <w:pPr>
        <w:ind w:left="1069" w:hanging="360"/>
      </w:pPr>
      <w:rPr>
        <w:rFonts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B764A32"/>
    <w:multiLevelType w:val="hybridMultilevel"/>
    <w:tmpl w:val="5860AEB4"/>
    <w:lvl w:ilvl="0" w:tplc="DCC63C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96973975">
    <w:abstractNumId w:val="20"/>
  </w:num>
  <w:num w:numId="2" w16cid:durableId="1815950250">
    <w:abstractNumId w:val="7"/>
  </w:num>
  <w:num w:numId="3" w16cid:durableId="692343033">
    <w:abstractNumId w:val="15"/>
  </w:num>
  <w:num w:numId="4" w16cid:durableId="1053429618">
    <w:abstractNumId w:val="6"/>
  </w:num>
  <w:num w:numId="5" w16cid:durableId="815803917">
    <w:abstractNumId w:val="13"/>
  </w:num>
  <w:num w:numId="6" w16cid:durableId="1061712554">
    <w:abstractNumId w:val="8"/>
  </w:num>
  <w:num w:numId="7" w16cid:durableId="1141923878">
    <w:abstractNumId w:val="17"/>
  </w:num>
  <w:num w:numId="8" w16cid:durableId="1938978254">
    <w:abstractNumId w:val="11"/>
  </w:num>
  <w:num w:numId="9" w16cid:durableId="1501889293">
    <w:abstractNumId w:val="14"/>
  </w:num>
  <w:num w:numId="10" w16cid:durableId="97275185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84498678">
    <w:abstractNumId w:val="2"/>
  </w:num>
  <w:num w:numId="12" w16cid:durableId="1349794753">
    <w:abstractNumId w:val="21"/>
  </w:num>
  <w:num w:numId="13" w16cid:durableId="595485470">
    <w:abstractNumId w:val="16"/>
  </w:num>
  <w:num w:numId="14" w16cid:durableId="739138511">
    <w:abstractNumId w:val="10"/>
  </w:num>
  <w:num w:numId="15" w16cid:durableId="95565600">
    <w:abstractNumId w:val="0"/>
  </w:num>
  <w:num w:numId="16" w16cid:durableId="1647587302">
    <w:abstractNumId w:val="12"/>
  </w:num>
  <w:num w:numId="17" w16cid:durableId="108401632">
    <w:abstractNumId w:val="19"/>
  </w:num>
  <w:num w:numId="18" w16cid:durableId="1115952058">
    <w:abstractNumId w:val="22"/>
  </w:num>
  <w:num w:numId="19" w16cid:durableId="1991403216">
    <w:abstractNumId w:val="3"/>
  </w:num>
  <w:num w:numId="20" w16cid:durableId="455366895">
    <w:abstractNumId w:val="1"/>
  </w:num>
  <w:num w:numId="21" w16cid:durableId="579482621">
    <w:abstractNumId w:val="18"/>
  </w:num>
  <w:num w:numId="22" w16cid:durableId="147938217">
    <w:abstractNumId w:val="9"/>
  </w:num>
  <w:num w:numId="23" w16cid:durableId="138810147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Дарья Ванина">
    <w15:presenceInfo w15:providerId="Windows Live" w15:userId="f997f772af9336f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788"/>
    <w:rsid w:val="000105C0"/>
    <w:rsid w:val="000261EF"/>
    <w:rsid w:val="0006135D"/>
    <w:rsid w:val="000734E0"/>
    <w:rsid w:val="0009109B"/>
    <w:rsid w:val="000F64E3"/>
    <w:rsid w:val="0010543C"/>
    <w:rsid w:val="00123ACB"/>
    <w:rsid w:val="00167128"/>
    <w:rsid w:val="001B7A30"/>
    <w:rsid w:val="001D10D8"/>
    <w:rsid w:val="00233788"/>
    <w:rsid w:val="002D09CF"/>
    <w:rsid w:val="002D13B8"/>
    <w:rsid w:val="003A6454"/>
    <w:rsid w:val="003B35D5"/>
    <w:rsid w:val="0041475B"/>
    <w:rsid w:val="00436600"/>
    <w:rsid w:val="00467D89"/>
    <w:rsid w:val="00482650"/>
    <w:rsid w:val="004942E5"/>
    <w:rsid w:val="005711CE"/>
    <w:rsid w:val="005814BE"/>
    <w:rsid w:val="00595ACE"/>
    <w:rsid w:val="005C6E8B"/>
    <w:rsid w:val="005E1B97"/>
    <w:rsid w:val="005E74B1"/>
    <w:rsid w:val="0065505E"/>
    <w:rsid w:val="006B5B48"/>
    <w:rsid w:val="006D382B"/>
    <w:rsid w:val="006D734B"/>
    <w:rsid w:val="006E6160"/>
    <w:rsid w:val="0075662F"/>
    <w:rsid w:val="00757622"/>
    <w:rsid w:val="00811449"/>
    <w:rsid w:val="00816406"/>
    <w:rsid w:val="008F5B12"/>
    <w:rsid w:val="0090497C"/>
    <w:rsid w:val="009C0078"/>
    <w:rsid w:val="009F0526"/>
    <w:rsid w:val="00A167EB"/>
    <w:rsid w:val="00A84197"/>
    <w:rsid w:val="00B06BF7"/>
    <w:rsid w:val="00B55205"/>
    <w:rsid w:val="00B95552"/>
    <w:rsid w:val="00B97F38"/>
    <w:rsid w:val="00BD30C5"/>
    <w:rsid w:val="00CB6BB4"/>
    <w:rsid w:val="00CE7C97"/>
    <w:rsid w:val="00DC3899"/>
    <w:rsid w:val="00DD20CE"/>
    <w:rsid w:val="00E32956"/>
    <w:rsid w:val="00E54453"/>
    <w:rsid w:val="00EC5109"/>
    <w:rsid w:val="00ED31F8"/>
    <w:rsid w:val="00EE7C41"/>
    <w:rsid w:val="00EF288B"/>
    <w:rsid w:val="00F032B5"/>
    <w:rsid w:val="00F73EA0"/>
    <w:rsid w:val="00FB799E"/>
    <w:rsid w:val="2A24D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066B9"/>
  <w15:chartTrackingRefBased/>
  <w15:docId w15:val="{DA5CD18E-8A34-4608-B447-A64BEEA25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67D89"/>
    <w:pPr>
      <w:spacing w:after="12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0"/>
    <w:next w:val="a0"/>
    <w:link w:val="10"/>
    <w:autoRedefine/>
    <w:uiPriority w:val="9"/>
    <w:qFormat/>
    <w:rsid w:val="00467D89"/>
    <w:pPr>
      <w:keepNext/>
      <w:keepLines/>
      <w:spacing w:before="240" w:after="24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2">
    <w:name w:val="heading 2"/>
    <w:aliases w:val="Заголовок пунктов"/>
    <w:basedOn w:val="a0"/>
    <w:next w:val="a0"/>
    <w:link w:val="20"/>
    <w:autoRedefine/>
    <w:uiPriority w:val="9"/>
    <w:unhideWhenUsed/>
    <w:qFormat/>
    <w:rsid w:val="00467D89"/>
    <w:pPr>
      <w:keepNext/>
      <w:keepLines/>
      <w:spacing w:before="240" w:after="24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aliases w:val="кодик"/>
    <w:basedOn w:val="a0"/>
    <w:next w:val="a0"/>
    <w:link w:val="30"/>
    <w:autoRedefine/>
    <w:uiPriority w:val="9"/>
    <w:unhideWhenUsed/>
    <w:qFormat/>
    <w:rsid w:val="003B35D5"/>
    <w:pPr>
      <w:keepNext/>
      <w:keepLines/>
      <w:spacing w:after="0" w:line="240" w:lineRule="auto"/>
      <w:ind w:firstLine="0"/>
      <w:contextualSpacing/>
      <w:outlineLvl w:val="2"/>
    </w:pPr>
    <w:rPr>
      <w:rFonts w:ascii="Courier New" w:eastAsiaTheme="majorEastAsia" w:hAnsi="Courier New" w:cstheme="majorBidi"/>
      <w:color w:val="C00000"/>
      <w:sz w:val="22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basedOn w:val="a0"/>
    <w:link w:val="a5"/>
    <w:rsid w:val="00E32956"/>
    <w:pPr>
      <w:spacing w:after="0" w:line="240" w:lineRule="auto"/>
      <w:ind w:firstLine="317"/>
    </w:pPr>
    <w:rPr>
      <w:rFonts w:ascii="Arial" w:eastAsia="Times New Roman" w:hAnsi="Arial" w:cs="Times New Roman"/>
      <w:sz w:val="16"/>
      <w:szCs w:val="20"/>
      <w:lang w:eastAsia="ru-RU"/>
    </w:rPr>
  </w:style>
  <w:style w:type="character" w:customStyle="1" w:styleId="a5">
    <w:name w:val="Основной текст с отступом Знак"/>
    <w:basedOn w:val="a1"/>
    <w:link w:val="a4"/>
    <w:rsid w:val="00E32956"/>
    <w:rPr>
      <w:rFonts w:ascii="Arial" w:eastAsia="Times New Roman" w:hAnsi="Arial" w:cs="Times New Roman"/>
      <w:sz w:val="16"/>
      <w:szCs w:val="20"/>
      <w:lang w:eastAsia="ru-RU"/>
    </w:rPr>
  </w:style>
  <w:style w:type="table" w:styleId="a6">
    <w:name w:val="Table Grid"/>
    <w:basedOn w:val="a2"/>
    <w:uiPriority w:val="39"/>
    <w:rsid w:val="008164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1"/>
    <w:uiPriority w:val="99"/>
    <w:unhideWhenUsed/>
    <w:rsid w:val="002D13B8"/>
    <w:rPr>
      <w:color w:val="0563C1" w:themeColor="hyperlink"/>
      <w:u w:val="single"/>
    </w:rPr>
  </w:style>
  <w:style w:type="character" w:styleId="a8">
    <w:name w:val="Unresolved Mention"/>
    <w:basedOn w:val="a1"/>
    <w:uiPriority w:val="99"/>
    <w:semiHidden/>
    <w:unhideWhenUsed/>
    <w:rsid w:val="002D13B8"/>
    <w:rPr>
      <w:color w:val="605E5C"/>
      <w:shd w:val="clear" w:color="auto" w:fill="E1DFDD"/>
    </w:rPr>
  </w:style>
  <w:style w:type="paragraph" w:styleId="a9">
    <w:name w:val="List Paragraph"/>
    <w:basedOn w:val="a0"/>
    <w:uiPriority w:val="34"/>
    <w:qFormat/>
    <w:rsid w:val="006B5B48"/>
    <w:pPr>
      <w:ind w:left="720"/>
      <w:contextualSpacing/>
    </w:pPr>
  </w:style>
  <w:style w:type="character" w:customStyle="1" w:styleId="10">
    <w:name w:val="Заголовок 1 Знак"/>
    <w:basedOn w:val="a1"/>
    <w:link w:val="1"/>
    <w:uiPriority w:val="9"/>
    <w:rsid w:val="00467D89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aliases w:val="Заголовок пунктов Знак"/>
    <w:basedOn w:val="a1"/>
    <w:link w:val="2"/>
    <w:uiPriority w:val="9"/>
    <w:rsid w:val="00467D89"/>
    <w:rPr>
      <w:rFonts w:ascii="Times New Roman" w:eastAsiaTheme="majorEastAsia" w:hAnsi="Times New Roman" w:cstheme="majorBidi"/>
      <w:b/>
      <w:sz w:val="28"/>
      <w:szCs w:val="26"/>
    </w:rPr>
  </w:style>
  <w:style w:type="paragraph" w:styleId="21">
    <w:name w:val="Quote"/>
    <w:aliases w:val="рисунки"/>
    <w:basedOn w:val="a0"/>
    <w:next w:val="a0"/>
    <w:link w:val="22"/>
    <w:autoRedefine/>
    <w:uiPriority w:val="29"/>
    <w:qFormat/>
    <w:rsid w:val="00467D89"/>
    <w:pPr>
      <w:spacing w:after="0"/>
      <w:jc w:val="center"/>
    </w:pPr>
    <w:rPr>
      <w:iCs/>
      <w:sz w:val="22"/>
    </w:rPr>
  </w:style>
  <w:style w:type="character" w:customStyle="1" w:styleId="22">
    <w:name w:val="Цитата 2 Знак"/>
    <w:aliases w:val="рисунки Знак"/>
    <w:basedOn w:val="a1"/>
    <w:link w:val="21"/>
    <w:uiPriority w:val="29"/>
    <w:rsid w:val="00467D89"/>
    <w:rPr>
      <w:rFonts w:ascii="Times New Roman" w:hAnsi="Times New Roman"/>
      <w:iCs/>
    </w:rPr>
  </w:style>
  <w:style w:type="paragraph" w:styleId="aa">
    <w:name w:val="header"/>
    <w:basedOn w:val="a0"/>
    <w:link w:val="ab"/>
    <w:uiPriority w:val="99"/>
    <w:unhideWhenUsed/>
    <w:rsid w:val="00467D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467D89"/>
    <w:rPr>
      <w:rFonts w:ascii="Times New Roman" w:hAnsi="Times New Roman"/>
      <w:sz w:val="24"/>
    </w:rPr>
  </w:style>
  <w:style w:type="paragraph" w:styleId="ac">
    <w:name w:val="footer"/>
    <w:basedOn w:val="a0"/>
    <w:link w:val="ad"/>
    <w:uiPriority w:val="99"/>
    <w:unhideWhenUsed/>
    <w:rsid w:val="00467D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467D89"/>
    <w:rPr>
      <w:rFonts w:ascii="Times New Roman" w:hAnsi="Times New Roman"/>
      <w:sz w:val="24"/>
    </w:rPr>
  </w:style>
  <w:style w:type="character" w:styleId="ae">
    <w:name w:val="Subtle Emphasis"/>
    <w:aliases w:val="код"/>
    <w:basedOn w:val="a1"/>
    <w:uiPriority w:val="19"/>
    <w:qFormat/>
    <w:rsid w:val="003B35D5"/>
    <w:rPr>
      <w:rFonts w:ascii="Courier New" w:hAnsi="Courier New"/>
      <w:i w:val="0"/>
      <w:iCs/>
      <w:color w:val="FF0000"/>
      <w:sz w:val="24"/>
    </w:rPr>
  </w:style>
  <w:style w:type="character" w:customStyle="1" w:styleId="30">
    <w:name w:val="Заголовок 3 Знак"/>
    <w:aliases w:val="кодик Знак"/>
    <w:basedOn w:val="a1"/>
    <w:link w:val="3"/>
    <w:uiPriority w:val="9"/>
    <w:rsid w:val="003B35D5"/>
    <w:rPr>
      <w:rFonts w:ascii="Courier New" w:eastAsiaTheme="majorEastAsia" w:hAnsi="Courier New" w:cstheme="majorBidi"/>
      <w:color w:val="C00000"/>
      <w:szCs w:val="24"/>
    </w:rPr>
  </w:style>
  <w:style w:type="paragraph" w:styleId="a">
    <w:name w:val="List Bullet"/>
    <w:basedOn w:val="a0"/>
    <w:uiPriority w:val="99"/>
    <w:unhideWhenUsed/>
    <w:rsid w:val="00B95552"/>
    <w:pPr>
      <w:numPr>
        <w:numId w:val="15"/>
      </w:numPr>
      <w:contextualSpacing/>
    </w:pPr>
  </w:style>
  <w:style w:type="paragraph" w:styleId="af">
    <w:name w:val="Revision"/>
    <w:hidden/>
    <w:uiPriority w:val="99"/>
    <w:semiHidden/>
    <w:rsid w:val="005E1B97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51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16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6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7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6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9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0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4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5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1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9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microsoft.com/office/2011/relationships/people" Target="people.xml"/><Relationship Id="rId3" Type="http://schemas.openxmlformats.org/officeDocument/2006/relationships/customXml" Target="../customXml/item3.xml"/><Relationship Id="rId21" Type="http://schemas.openxmlformats.org/officeDocument/2006/relationships/hyperlink" Target="https://www.kaggle.com/datasets/prajitdatta/movielens-100k-da-taset/data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yperlink" Target="https://education.yandex.ru/handbook/ml/article/rekomendacii-na-osnove-matrichnyh-razlozhenij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s://school.kontur.ru/publications/2567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3CE026D5BE67742A1AA293B21C1E39D" ma:contentTypeVersion="7" ma:contentTypeDescription="Создание документа." ma:contentTypeScope="" ma:versionID="7d53bbcd78e198b4562b1a6ec53b6e48">
  <xsd:schema xmlns:xsd="http://www.w3.org/2001/XMLSchema" xmlns:xs="http://www.w3.org/2001/XMLSchema" xmlns:p="http://schemas.microsoft.com/office/2006/metadata/properties" xmlns:ns2="7a062443-c187-490a-bc86-aa4ff3eb64a6" targetNamespace="http://schemas.microsoft.com/office/2006/metadata/properties" ma:root="true" ma:fieldsID="451f4aba127328ffb56705ccb230a200" ns2:_="">
    <xsd:import namespace="7a062443-c187-490a-bc86-aa4ff3eb64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62443-c187-490a-bc86-aa4ff3eb64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A3DF3B-2C94-421B-B570-F14C741B847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947DAC-43A1-43D8-A2B0-53DF42B9E3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9C5EB9A-4318-4880-AE09-F4BC1921893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D3549FA-CD7F-4BFE-AD28-BEC3ED7884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062443-c187-490a-bc86-aa4ff3eb64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9</Pages>
  <Words>702</Words>
  <Characters>4007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К.</dc:creator>
  <cp:keywords/>
  <dc:description/>
  <cp:lastModifiedBy>Дарья Ванина</cp:lastModifiedBy>
  <cp:revision>26</cp:revision>
  <dcterms:created xsi:type="dcterms:W3CDTF">2024-10-01T11:39:00Z</dcterms:created>
  <dcterms:modified xsi:type="dcterms:W3CDTF">2025-12-16T21:59:00Z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0x010100D3CE026D5BE67742A1AA293B21C1E39D</vt:lpwstr>
  </property>
</Properties>
</file>